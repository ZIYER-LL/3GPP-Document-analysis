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15A23" w14:textId="7117391A" w:rsidR="001E41F3" w:rsidRDefault="001E41F3">
      <w:pPr>
        <w:pStyle w:val="CRCoverPage"/>
        <w:tabs>
          <w:tab w:val="right" w:pos="9639"/>
        </w:tabs>
        <w:spacing w:after="0"/>
        <w:rPr>
          <w:b/>
          <w:i/>
          <w:noProof/>
          <w:sz w:val="28"/>
        </w:rPr>
      </w:pPr>
      <w:r>
        <w:rPr>
          <w:b/>
          <w:noProof/>
          <w:sz w:val="24"/>
        </w:rPr>
        <w:t>3GPP TSG</w:t>
      </w:r>
      <w:r w:rsidR="00213B7F">
        <w:rPr>
          <w:b/>
          <w:noProof/>
          <w:sz w:val="24"/>
        </w:rPr>
        <w:t xml:space="preserve">-WG2 </w:t>
      </w:r>
      <w:r>
        <w:rPr>
          <w:b/>
          <w:noProof/>
          <w:sz w:val="24"/>
        </w:rPr>
        <w:t xml:space="preserve">Meeting </w:t>
      </w:r>
      <w:r w:rsidR="00C1179F">
        <w:rPr>
          <w:b/>
          <w:noProof/>
          <w:sz w:val="24"/>
        </w:rPr>
        <w:t>#</w:t>
      </w:r>
      <w:r w:rsidR="00936552" w:rsidRPr="00936552">
        <w:rPr>
          <w:b/>
          <w:noProof/>
          <w:sz w:val="24"/>
        </w:rPr>
        <w:t>1</w:t>
      </w:r>
      <w:r w:rsidR="003537AE">
        <w:rPr>
          <w:b/>
          <w:noProof/>
          <w:sz w:val="24"/>
        </w:rPr>
        <w:t>74</w:t>
      </w:r>
      <w:r>
        <w:rPr>
          <w:b/>
          <w:i/>
          <w:noProof/>
          <w:sz w:val="28"/>
        </w:rPr>
        <w:tab/>
      </w:r>
      <w:r w:rsidR="00917CE0" w:rsidRPr="00917CE0">
        <w:rPr>
          <w:b/>
          <w:i/>
          <w:noProof/>
          <w:sz w:val="28"/>
        </w:rPr>
        <w:t>S2-</w:t>
      </w:r>
      <w:r w:rsidR="007B5D2E" w:rsidRPr="00917CE0">
        <w:rPr>
          <w:b/>
          <w:i/>
          <w:noProof/>
          <w:sz w:val="28"/>
        </w:rPr>
        <w:t>2</w:t>
      </w:r>
      <w:r w:rsidR="007B5D2E">
        <w:rPr>
          <w:b/>
          <w:i/>
          <w:noProof/>
          <w:sz w:val="28"/>
        </w:rPr>
        <w:t>6</w:t>
      </w:r>
      <w:r w:rsidR="007B5D2E" w:rsidRPr="00917CE0">
        <w:rPr>
          <w:b/>
          <w:i/>
          <w:noProof/>
          <w:sz w:val="28"/>
        </w:rPr>
        <w:t>0</w:t>
      </w:r>
      <w:r w:rsidR="007B5D2E">
        <w:rPr>
          <w:b/>
          <w:i/>
          <w:noProof/>
          <w:sz w:val="28"/>
        </w:rPr>
        <w:t>2039</w:t>
      </w:r>
    </w:p>
    <w:p w14:paraId="21DBA4B8" w14:textId="5E143501" w:rsidR="007E1853" w:rsidRDefault="003537AE" w:rsidP="005E2C44">
      <w:pPr>
        <w:pStyle w:val="CRCoverPage"/>
        <w:outlineLvl w:val="0"/>
        <w:rPr>
          <w:b/>
          <w:noProof/>
          <w:sz w:val="24"/>
        </w:rPr>
      </w:pPr>
      <w:r>
        <w:rPr>
          <w:b/>
          <w:bCs/>
          <w:sz w:val="24"/>
          <w:szCs w:val="24"/>
        </w:rPr>
        <w:t>Malta</w:t>
      </w:r>
      <w:r w:rsidR="0082438B">
        <w:rPr>
          <w:b/>
          <w:bCs/>
          <w:sz w:val="24"/>
          <w:szCs w:val="24"/>
        </w:rPr>
        <w:t>,</w:t>
      </w:r>
      <w:r w:rsidR="002F672C">
        <w:rPr>
          <w:b/>
          <w:bCs/>
          <w:sz w:val="24"/>
          <w:szCs w:val="24"/>
        </w:rPr>
        <w:t xml:space="preserve"> </w:t>
      </w:r>
      <w:r w:rsidR="00712B43">
        <w:rPr>
          <w:b/>
          <w:bCs/>
          <w:sz w:val="24"/>
          <w:szCs w:val="24"/>
        </w:rPr>
        <w:t xml:space="preserve">MT, </w:t>
      </w:r>
      <w:r>
        <w:rPr>
          <w:b/>
          <w:bCs/>
          <w:sz w:val="24"/>
          <w:szCs w:val="24"/>
        </w:rPr>
        <w:t>13 – 18 April 2026</w:t>
      </w:r>
    </w:p>
    <w:tbl>
      <w:tblPr>
        <w:tblW w:w="9641" w:type="dxa"/>
        <w:tblInd w:w="42" w:type="dxa"/>
        <w:tblLayout w:type="fixed"/>
        <w:tblCellMar>
          <w:left w:w="42" w:type="dxa"/>
          <w:right w:w="42" w:type="dxa"/>
        </w:tblCellMar>
        <w:tblLook w:val="0000" w:firstRow="0" w:lastRow="0" w:firstColumn="0" w:lastColumn="0" w:noHBand="0" w:noVBand="0"/>
      </w:tblPr>
      <w:tblGrid>
        <w:gridCol w:w="142"/>
        <w:gridCol w:w="1559"/>
        <w:gridCol w:w="709"/>
        <w:gridCol w:w="1276"/>
        <w:gridCol w:w="709"/>
        <w:gridCol w:w="992"/>
        <w:gridCol w:w="2410"/>
        <w:gridCol w:w="1701"/>
        <w:gridCol w:w="143"/>
      </w:tblGrid>
      <w:tr w:rsidR="001E41F3" w14:paraId="0CFC8996" w14:textId="77777777" w:rsidTr="00547111">
        <w:tc>
          <w:tcPr>
            <w:tcW w:w="9641" w:type="dxa"/>
            <w:gridSpan w:val="9"/>
            <w:tcBorders>
              <w:top w:val="single" w:sz="4" w:space="0" w:color="auto"/>
              <w:left w:val="single" w:sz="4" w:space="0" w:color="auto"/>
              <w:right w:val="single" w:sz="4" w:space="0" w:color="auto"/>
            </w:tcBorders>
          </w:tcPr>
          <w:p w14:paraId="024ADC92" w14:textId="77777777" w:rsidR="001E41F3" w:rsidRDefault="00305409" w:rsidP="00E34898">
            <w:pPr>
              <w:pStyle w:val="CRCoverPage"/>
              <w:spacing w:after="0"/>
              <w:jc w:val="right"/>
              <w:rPr>
                <w:i/>
                <w:noProof/>
              </w:rPr>
            </w:pPr>
            <w:r>
              <w:rPr>
                <w:i/>
                <w:noProof/>
                <w:sz w:val="14"/>
              </w:rPr>
              <w:t>CR-Form-v</w:t>
            </w:r>
            <w:r w:rsidR="008863B9">
              <w:rPr>
                <w:i/>
                <w:noProof/>
                <w:sz w:val="14"/>
              </w:rPr>
              <w:t>12.</w:t>
            </w:r>
            <w:r w:rsidR="002F672C">
              <w:rPr>
                <w:i/>
                <w:noProof/>
                <w:sz w:val="14"/>
              </w:rPr>
              <w:t>3</w:t>
            </w:r>
          </w:p>
        </w:tc>
      </w:tr>
      <w:tr w:rsidR="001E41F3" w14:paraId="08BB0C48" w14:textId="77777777" w:rsidTr="00547111">
        <w:tc>
          <w:tcPr>
            <w:tcW w:w="9641" w:type="dxa"/>
            <w:gridSpan w:val="9"/>
            <w:tcBorders>
              <w:left w:val="single" w:sz="4" w:space="0" w:color="auto"/>
              <w:right w:val="single" w:sz="4" w:space="0" w:color="auto"/>
            </w:tcBorders>
          </w:tcPr>
          <w:p w14:paraId="4F36E9FA" w14:textId="77777777" w:rsidR="001E41F3" w:rsidRDefault="001E41F3">
            <w:pPr>
              <w:pStyle w:val="CRCoverPage"/>
              <w:spacing w:after="0"/>
              <w:jc w:val="center"/>
              <w:rPr>
                <w:noProof/>
              </w:rPr>
            </w:pPr>
            <w:r>
              <w:rPr>
                <w:b/>
                <w:noProof/>
                <w:sz w:val="32"/>
              </w:rPr>
              <w:t>CHANGE REQUEST</w:t>
            </w:r>
          </w:p>
        </w:tc>
      </w:tr>
      <w:tr w:rsidR="001E41F3" w14:paraId="575B3D5B" w14:textId="77777777" w:rsidTr="00547111">
        <w:tc>
          <w:tcPr>
            <w:tcW w:w="9641" w:type="dxa"/>
            <w:gridSpan w:val="9"/>
            <w:tcBorders>
              <w:left w:val="single" w:sz="4" w:space="0" w:color="auto"/>
              <w:right w:val="single" w:sz="4" w:space="0" w:color="auto"/>
            </w:tcBorders>
          </w:tcPr>
          <w:p w14:paraId="0AD2E300" w14:textId="77777777" w:rsidR="001E41F3" w:rsidRDefault="001E41F3">
            <w:pPr>
              <w:pStyle w:val="CRCoverPage"/>
              <w:spacing w:after="0"/>
              <w:rPr>
                <w:noProof/>
                <w:sz w:val="8"/>
                <w:szCs w:val="8"/>
              </w:rPr>
            </w:pPr>
          </w:p>
        </w:tc>
      </w:tr>
      <w:tr w:rsidR="001E41F3" w14:paraId="3F55226C" w14:textId="77777777" w:rsidTr="00547111">
        <w:tc>
          <w:tcPr>
            <w:tcW w:w="142" w:type="dxa"/>
            <w:tcBorders>
              <w:left w:val="single" w:sz="4" w:space="0" w:color="auto"/>
            </w:tcBorders>
          </w:tcPr>
          <w:p w14:paraId="624DBB66" w14:textId="77777777" w:rsidR="001E41F3" w:rsidRDefault="001E41F3">
            <w:pPr>
              <w:pStyle w:val="CRCoverPage"/>
              <w:spacing w:after="0"/>
              <w:jc w:val="right"/>
              <w:rPr>
                <w:noProof/>
              </w:rPr>
            </w:pPr>
          </w:p>
        </w:tc>
        <w:tc>
          <w:tcPr>
            <w:tcW w:w="1559" w:type="dxa"/>
            <w:shd w:val="pct30" w:color="FFFF00" w:fill="auto"/>
          </w:tcPr>
          <w:p w14:paraId="5B1B351C" w14:textId="39B3FFB7" w:rsidR="001E41F3" w:rsidRPr="00410371" w:rsidRDefault="00DD7469" w:rsidP="00E13F3D">
            <w:pPr>
              <w:pStyle w:val="CRCoverPage"/>
              <w:spacing w:after="0"/>
              <w:jc w:val="right"/>
              <w:rPr>
                <w:b/>
                <w:noProof/>
                <w:sz w:val="28"/>
              </w:rPr>
            </w:pPr>
            <w:r>
              <w:rPr>
                <w:b/>
                <w:noProof/>
                <w:sz w:val="28"/>
              </w:rPr>
              <w:t>23.</w:t>
            </w:r>
            <w:r w:rsidR="007A1BEC">
              <w:rPr>
                <w:b/>
                <w:noProof/>
                <w:sz w:val="28"/>
              </w:rPr>
              <w:t>502</w:t>
            </w:r>
          </w:p>
        </w:tc>
        <w:tc>
          <w:tcPr>
            <w:tcW w:w="709" w:type="dxa"/>
          </w:tcPr>
          <w:p w14:paraId="3DD15315" w14:textId="77777777" w:rsidR="001E41F3" w:rsidRDefault="001E41F3">
            <w:pPr>
              <w:pStyle w:val="CRCoverPage"/>
              <w:spacing w:after="0"/>
              <w:jc w:val="center"/>
              <w:rPr>
                <w:noProof/>
              </w:rPr>
            </w:pPr>
            <w:r>
              <w:rPr>
                <w:b/>
                <w:noProof/>
                <w:sz w:val="28"/>
              </w:rPr>
              <w:t>CR</w:t>
            </w:r>
          </w:p>
        </w:tc>
        <w:tc>
          <w:tcPr>
            <w:tcW w:w="1276" w:type="dxa"/>
            <w:shd w:val="pct30" w:color="FFFF00" w:fill="auto"/>
          </w:tcPr>
          <w:p w14:paraId="226D134A" w14:textId="36BF4E39" w:rsidR="001E41F3" w:rsidRPr="00C66C47" w:rsidRDefault="007B5D2E" w:rsidP="00547111">
            <w:pPr>
              <w:pStyle w:val="CRCoverPage"/>
              <w:spacing w:after="0"/>
              <w:rPr>
                <w:b/>
                <w:bCs/>
                <w:noProof/>
                <w:sz w:val="28"/>
                <w:szCs w:val="28"/>
              </w:rPr>
            </w:pPr>
            <w:r w:rsidRPr="007B5D2E">
              <w:rPr>
                <w:b/>
                <w:bCs/>
                <w:noProof/>
                <w:sz w:val="28"/>
                <w:szCs w:val="28"/>
              </w:rPr>
              <w:t>5687</w:t>
            </w:r>
          </w:p>
        </w:tc>
        <w:tc>
          <w:tcPr>
            <w:tcW w:w="709" w:type="dxa"/>
          </w:tcPr>
          <w:p w14:paraId="4D89BC5F" w14:textId="77777777" w:rsidR="001E41F3" w:rsidRDefault="001E41F3" w:rsidP="0051580D">
            <w:pPr>
              <w:pStyle w:val="CRCoverPage"/>
              <w:tabs>
                <w:tab w:val="right" w:pos="625"/>
              </w:tabs>
              <w:spacing w:after="0"/>
              <w:jc w:val="center"/>
              <w:rPr>
                <w:noProof/>
              </w:rPr>
            </w:pPr>
            <w:r>
              <w:rPr>
                <w:b/>
                <w:bCs/>
                <w:noProof/>
                <w:sz w:val="28"/>
              </w:rPr>
              <w:t>rev</w:t>
            </w:r>
          </w:p>
        </w:tc>
        <w:tc>
          <w:tcPr>
            <w:tcW w:w="992" w:type="dxa"/>
            <w:shd w:val="pct30" w:color="FFFF00" w:fill="auto"/>
          </w:tcPr>
          <w:p w14:paraId="380C7515" w14:textId="3B83037F" w:rsidR="001E41F3" w:rsidRPr="00410371" w:rsidRDefault="003537AE" w:rsidP="00E13F3D">
            <w:pPr>
              <w:pStyle w:val="CRCoverPage"/>
              <w:spacing w:after="0"/>
              <w:jc w:val="center"/>
              <w:rPr>
                <w:b/>
                <w:noProof/>
              </w:rPr>
            </w:pPr>
            <w:r>
              <w:rPr>
                <w:b/>
                <w:noProof/>
                <w:sz w:val="28"/>
              </w:rPr>
              <w:t>-</w:t>
            </w:r>
          </w:p>
        </w:tc>
        <w:tc>
          <w:tcPr>
            <w:tcW w:w="2410" w:type="dxa"/>
          </w:tcPr>
          <w:p w14:paraId="50F48809" w14:textId="77777777" w:rsidR="001E41F3" w:rsidRDefault="001E41F3" w:rsidP="0051580D">
            <w:pPr>
              <w:pStyle w:val="CRCoverPage"/>
              <w:tabs>
                <w:tab w:val="right" w:pos="1825"/>
              </w:tabs>
              <w:spacing w:after="0"/>
              <w:jc w:val="center"/>
              <w:rPr>
                <w:noProof/>
              </w:rPr>
            </w:pPr>
            <w:r w:rsidRPr="006B46FB">
              <w:rPr>
                <w:b/>
                <w:noProof/>
                <w:sz w:val="28"/>
                <w:szCs w:val="28"/>
              </w:rPr>
              <w:t>Current version:</w:t>
            </w:r>
          </w:p>
        </w:tc>
        <w:tc>
          <w:tcPr>
            <w:tcW w:w="1701" w:type="dxa"/>
            <w:shd w:val="pct30" w:color="FFFF00" w:fill="auto"/>
          </w:tcPr>
          <w:p w14:paraId="5013A034" w14:textId="5D3D2B22" w:rsidR="001E41F3" w:rsidRPr="00410371" w:rsidRDefault="000E3CE3">
            <w:pPr>
              <w:pStyle w:val="CRCoverPage"/>
              <w:spacing w:after="0"/>
              <w:jc w:val="center"/>
              <w:rPr>
                <w:noProof/>
                <w:sz w:val="28"/>
              </w:rPr>
            </w:pPr>
            <w:r>
              <w:rPr>
                <w:b/>
                <w:noProof/>
                <w:sz w:val="28"/>
              </w:rPr>
              <w:t>20</w:t>
            </w:r>
            <w:r w:rsidR="002F672C">
              <w:rPr>
                <w:b/>
                <w:noProof/>
                <w:sz w:val="28"/>
              </w:rPr>
              <w:t>.</w:t>
            </w:r>
            <w:r>
              <w:rPr>
                <w:b/>
                <w:noProof/>
                <w:sz w:val="28"/>
              </w:rPr>
              <w:t>1</w:t>
            </w:r>
            <w:r w:rsidR="00213B7F">
              <w:rPr>
                <w:b/>
                <w:noProof/>
                <w:sz w:val="28"/>
              </w:rPr>
              <w:t>.0</w:t>
            </w:r>
          </w:p>
        </w:tc>
        <w:tc>
          <w:tcPr>
            <w:tcW w:w="143" w:type="dxa"/>
            <w:tcBorders>
              <w:right w:val="single" w:sz="4" w:space="0" w:color="auto"/>
            </w:tcBorders>
          </w:tcPr>
          <w:p w14:paraId="1BF5CA0D" w14:textId="77777777" w:rsidR="001E41F3" w:rsidRDefault="001E41F3">
            <w:pPr>
              <w:pStyle w:val="CRCoverPage"/>
              <w:spacing w:after="0"/>
              <w:rPr>
                <w:noProof/>
              </w:rPr>
            </w:pPr>
          </w:p>
        </w:tc>
      </w:tr>
      <w:tr w:rsidR="001E41F3" w14:paraId="37F769A6" w14:textId="77777777" w:rsidTr="00547111">
        <w:tc>
          <w:tcPr>
            <w:tcW w:w="9641" w:type="dxa"/>
            <w:gridSpan w:val="9"/>
            <w:tcBorders>
              <w:left w:val="single" w:sz="4" w:space="0" w:color="auto"/>
              <w:right w:val="single" w:sz="4" w:space="0" w:color="auto"/>
            </w:tcBorders>
          </w:tcPr>
          <w:p w14:paraId="401670EF" w14:textId="77777777" w:rsidR="001E41F3" w:rsidRDefault="001E41F3">
            <w:pPr>
              <w:pStyle w:val="CRCoverPage"/>
              <w:spacing w:after="0"/>
              <w:rPr>
                <w:noProof/>
              </w:rPr>
            </w:pPr>
          </w:p>
        </w:tc>
      </w:tr>
      <w:tr w:rsidR="001E41F3" w14:paraId="02D2F87D" w14:textId="77777777" w:rsidTr="00547111">
        <w:tc>
          <w:tcPr>
            <w:tcW w:w="9641" w:type="dxa"/>
            <w:gridSpan w:val="9"/>
            <w:tcBorders>
              <w:top w:val="single" w:sz="4" w:space="0" w:color="auto"/>
            </w:tcBorders>
          </w:tcPr>
          <w:p w14:paraId="299CE391" w14:textId="77777777" w:rsidR="001E41F3" w:rsidRPr="00F25D98" w:rsidRDefault="001E41F3">
            <w:pPr>
              <w:pStyle w:val="CRCoverPage"/>
              <w:spacing w:after="0"/>
              <w:jc w:val="center"/>
              <w:rPr>
                <w:rFonts w:cs="Arial"/>
                <w:i/>
                <w:noProof/>
              </w:rPr>
            </w:pPr>
            <w:r w:rsidRPr="00F25D98">
              <w:rPr>
                <w:rFonts w:cs="Arial"/>
                <w:i/>
                <w:noProof/>
              </w:rPr>
              <w:t xml:space="preserve">For </w:t>
            </w:r>
            <w:hyperlink r:id="rId11" w:anchor="_blank" w:history="1">
              <w:r w:rsidRPr="00F25D98">
                <w:rPr>
                  <w:rStyle w:val="aa"/>
                  <w:rFonts w:cs="Arial"/>
                  <w:b/>
                  <w:i/>
                  <w:noProof/>
                  <w:color w:val="FF0000"/>
                </w:rPr>
                <w:t>HE</w:t>
              </w:r>
              <w:bookmarkStart w:id="0" w:name="_Hlt497126619"/>
              <w:r w:rsidRPr="00F25D98">
                <w:rPr>
                  <w:rStyle w:val="aa"/>
                  <w:rFonts w:cs="Arial"/>
                  <w:b/>
                  <w:i/>
                  <w:noProof/>
                  <w:color w:val="FF0000"/>
                </w:rPr>
                <w:t>L</w:t>
              </w:r>
              <w:bookmarkEnd w:id="0"/>
              <w:r w:rsidRPr="00F25D98">
                <w:rPr>
                  <w:rStyle w:val="aa"/>
                  <w:rFonts w:cs="Arial"/>
                  <w:b/>
                  <w:i/>
                  <w:noProof/>
                  <w:color w:val="FF0000"/>
                </w:rPr>
                <w:t>P</w:t>
              </w:r>
            </w:hyperlink>
            <w:r w:rsidRPr="00F25D98">
              <w:rPr>
                <w:rFonts w:cs="Arial"/>
                <w:b/>
                <w:i/>
                <w:noProof/>
                <w:color w:val="FF0000"/>
              </w:rPr>
              <w:t xml:space="preserve"> </w:t>
            </w:r>
            <w:r w:rsidRPr="00F25D98">
              <w:rPr>
                <w:rFonts w:cs="Arial"/>
                <w:i/>
                <w:noProof/>
              </w:rPr>
              <w:t>on using this form</w:t>
            </w:r>
            <w:r w:rsidR="0051580D">
              <w:rPr>
                <w:rFonts w:cs="Arial"/>
                <w:i/>
                <w:noProof/>
              </w:rPr>
              <w:t>: c</w:t>
            </w:r>
            <w:r w:rsidR="00F25D98" w:rsidRPr="00F25D98">
              <w:rPr>
                <w:rFonts w:cs="Arial"/>
                <w:i/>
                <w:noProof/>
              </w:rPr>
              <w:t xml:space="preserve">omprehensive instructions can be found at </w:t>
            </w:r>
            <w:r w:rsidR="001B7A65">
              <w:rPr>
                <w:rFonts w:cs="Arial"/>
                <w:i/>
                <w:noProof/>
              </w:rPr>
              <w:br/>
            </w:r>
            <w:hyperlink r:id="rId12" w:history="1">
              <w:r w:rsidR="00DE34CF">
                <w:rPr>
                  <w:rStyle w:val="aa"/>
                  <w:rFonts w:cs="Arial"/>
                  <w:i/>
                  <w:noProof/>
                </w:rPr>
                <w:t>http://www.3gpp.org/Change-Requests</w:t>
              </w:r>
            </w:hyperlink>
            <w:r w:rsidR="00F25D98" w:rsidRPr="00F25D98">
              <w:rPr>
                <w:rFonts w:cs="Arial"/>
                <w:i/>
                <w:noProof/>
              </w:rPr>
              <w:t>.</w:t>
            </w:r>
          </w:p>
        </w:tc>
      </w:tr>
      <w:tr w:rsidR="001E41F3" w14:paraId="1EA7FB4A" w14:textId="77777777" w:rsidTr="00547111">
        <w:tc>
          <w:tcPr>
            <w:tcW w:w="9641" w:type="dxa"/>
            <w:gridSpan w:val="9"/>
          </w:tcPr>
          <w:p w14:paraId="72937979" w14:textId="77777777" w:rsidR="001E41F3" w:rsidRDefault="001E41F3">
            <w:pPr>
              <w:pStyle w:val="CRCoverPage"/>
              <w:spacing w:after="0"/>
              <w:rPr>
                <w:noProof/>
                <w:sz w:val="8"/>
                <w:szCs w:val="8"/>
              </w:rPr>
            </w:pPr>
          </w:p>
        </w:tc>
      </w:tr>
    </w:tbl>
    <w:p w14:paraId="2D6018AE" w14:textId="77777777" w:rsidR="002F672C" w:rsidRDefault="002F672C" w:rsidP="002F672C">
      <w:pPr>
        <w:rPr>
          <w:sz w:val="8"/>
          <w:szCs w:val="8"/>
        </w:rPr>
      </w:pPr>
    </w:p>
    <w:tbl>
      <w:tblPr>
        <w:tblW w:w="9639" w:type="dxa"/>
        <w:tblInd w:w="42" w:type="dxa"/>
        <w:tblLayout w:type="fixed"/>
        <w:tblCellMar>
          <w:left w:w="42" w:type="dxa"/>
          <w:right w:w="42" w:type="dxa"/>
        </w:tblCellMar>
        <w:tblLook w:val="0000" w:firstRow="0" w:lastRow="0" w:firstColumn="0" w:lastColumn="0" w:noHBand="0" w:noVBand="0"/>
      </w:tblPr>
      <w:tblGrid>
        <w:gridCol w:w="2835"/>
        <w:gridCol w:w="1418"/>
        <w:gridCol w:w="283"/>
        <w:gridCol w:w="709"/>
        <w:gridCol w:w="284"/>
        <w:gridCol w:w="2126"/>
        <w:gridCol w:w="283"/>
        <w:gridCol w:w="1418"/>
        <w:gridCol w:w="283"/>
      </w:tblGrid>
      <w:tr w:rsidR="002F672C" w14:paraId="2F907D0C" w14:textId="77777777" w:rsidTr="00490806">
        <w:tc>
          <w:tcPr>
            <w:tcW w:w="2835" w:type="dxa"/>
          </w:tcPr>
          <w:p w14:paraId="5A9F9A09" w14:textId="77777777" w:rsidR="002F672C" w:rsidRDefault="002F672C" w:rsidP="00490806">
            <w:pPr>
              <w:pStyle w:val="CRCoverPage"/>
              <w:tabs>
                <w:tab w:val="right" w:pos="2751"/>
              </w:tabs>
              <w:spacing w:after="0"/>
              <w:rPr>
                <w:b/>
                <w:i/>
                <w:noProof/>
              </w:rPr>
            </w:pPr>
            <w:r>
              <w:rPr>
                <w:b/>
                <w:i/>
                <w:noProof/>
              </w:rPr>
              <w:t>Proposed change affects:</w:t>
            </w:r>
          </w:p>
        </w:tc>
        <w:tc>
          <w:tcPr>
            <w:tcW w:w="1418" w:type="dxa"/>
          </w:tcPr>
          <w:p w14:paraId="37E52868" w14:textId="77777777" w:rsidR="002F672C" w:rsidRDefault="002F672C" w:rsidP="00490806">
            <w:pPr>
              <w:pStyle w:val="CRCoverPage"/>
              <w:spacing w:after="0"/>
              <w:jc w:val="right"/>
              <w:rPr>
                <w:noProof/>
              </w:rPr>
            </w:pPr>
            <w:r>
              <w:rPr>
                <w:noProof/>
              </w:rPr>
              <w:t>UICC apps</w:t>
            </w:r>
          </w:p>
        </w:tc>
        <w:tc>
          <w:tcPr>
            <w:tcW w:w="283" w:type="dxa"/>
            <w:tcBorders>
              <w:top w:val="single" w:sz="6" w:space="0" w:color="000000"/>
              <w:left w:val="single" w:sz="6" w:space="0" w:color="000000"/>
              <w:bottom w:val="single" w:sz="6" w:space="0" w:color="000000"/>
              <w:right w:val="single" w:sz="6" w:space="0" w:color="000000"/>
            </w:tcBorders>
            <w:shd w:val="pct25" w:color="FFFF00" w:fill="auto"/>
          </w:tcPr>
          <w:p w14:paraId="6D4BEF27" w14:textId="77777777" w:rsidR="002F672C" w:rsidRDefault="002F672C" w:rsidP="00490806">
            <w:pPr>
              <w:pStyle w:val="CRCoverPage"/>
              <w:spacing w:after="0"/>
              <w:jc w:val="center"/>
              <w:rPr>
                <w:b/>
                <w:caps/>
                <w:noProof/>
              </w:rPr>
            </w:pPr>
          </w:p>
        </w:tc>
        <w:tc>
          <w:tcPr>
            <w:tcW w:w="709" w:type="dxa"/>
            <w:tcBorders>
              <w:left w:val="single" w:sz="4" w:space="0" w:color="auto"/>
            </w:tcBorders>
          </w:tcPr>
          <w:p w14:paraId="15228F0D" w14:textId="77777777" w:rsidR="002F672C" w:rsidRDefault="002F672C" w:rsidP="00490806">
            <w:pPr>
              <w:pStyle w:val="CRCoverPage"/>
              <w:spacing w:after="0"/>
              <w:jc w:val="right"/>
              <w:rPr>
                <w:noProof/>
                <w:u w:val="single"/>
              </w:rPr>
            </w:pPr>
            <w:r>
              <w:rPr>
                <w:noProof/>
              </w:rPr>
              <w:t>ME</w:t>
            </w:r>
          </w:p>
        </w:tc>
        <w:tc>
          <w:tcPr>
            <w:tcW w:w="284" w:type="dxa"/>
            <w:tcBorders>
              <w:top w:val="single" w:sz="6" w:space="0" w:color="auto"/>
              <w:left w:val="single" w:sz="6" w:space="0" w:color="auto"/>
              <w:bottom w:val="single" w:sz="6" w:space="0" w:color="auto"/>
              <w:right w:val="single" w:sz="6" w:space="0" w:color="auto"/>
            </w:tcBorders>
            <w:shd w:val="pct25" w:color="FFFF00" w:fill="auto"/>
          </w:tcPr>
          <w:p w14:paraId="69D69E24" w14:textId="05A374DB" w:rsidR="002F672C" w:rsidRDefault="002F672C" w:rsidP="00490806">
            <w:pPr>
              <w:pStyle w:val="CRCoverPage"/>
              <w:spacing w:after="0"/>
              <w:jc w:val="center"/>
              <w:rPr>
                <w:b/>
                <w:caps/>
                <w:noProof/>
              </w:rPr>
            </w:pPr>
          </w:p>
        </w:tc>
        <w:tc>
          <w:tcPr>
            <w:tcW w:w="2126" w:type="dxa"/>
          </w:tcPr>
          <w:p w14:paraId="697DC2A9" w14:textId="77777777" w:rsidR="002F672C" w:rsidRDefault="002F672C" w:rsidP="00490806">
            <w:pPr>
              <w:pStyle w:val="CRCoverPage"/>
              <w:spacing w:after="0"/>
              <w:jc w:val="right"/>
              <w:rPr>
                <w:noProof/>
                <w:u w:val="single"/>
              </w:rPr>
            </w:pPr>
            <w:r>
              <w:rPr>
                <w:noProof/>
              </w:rPr>
              <w:t>Radio Access Network</w:t>
            </w:r>
          </w:p>
        </w:tc>
        <w:tc>
          <w:tcPr>
            <w:tcW w:w="283" w:type="dxa"/>
            <w:tcBorders>
              <w:top w:val="single" w:sz="4" w:space="0" w:color="auto"/>
              <w:left w:val="single" w:sz="4" w:space="0" w:color="auto"/>
              <w:bottom w:val="single" w:sz="4" w:space="0" w:color="auto"/>
              <w:right w:val="single" w:sz="4" w:space="0" w:color="auto"/>
            </w:tcBorders>
            <w:shd w:val="pct25" w:color="FFFF00" w:fill="auto"/>
          </w:tcPr>
          <w:p w14:paraId="18A1C9B4" w14:textId="77777777" w:rsidR="002F672C" w:rsidRDefault="002F672C" w:rsidP="00490806">
            <w:pPr>
              <w:pStyle w:val="CRCoverPage"/>
              <w:spacing w:after="0"/>
              <w:jc w:val="center"/>
              <w:rPr>
                <w:b/>
                <w:caps/>
                <w:noProof/>
              </w:rPr>
            </w:pPr>
          </w:p>
        </w:tc>
        <w:tc>
          <w:tcPr>
            <w:tcW w:w="1418" w:type="dxa"/>
            <w:tcBorders>
              <w:left w:val="nil"/>
            </w:tcBorders>
          </w:tcPr>
          <w:p w14:paraId="11C3BEFB" w14:textId="77777777" w:rsidR="002F672C" w:rsidRDefault="002F672C" w:rsidP="00490806">
            <w:pPr>
              <w:pStyle w:val="CRCoverPage"/>
              <w:spacing w:after="0"/>
              <w:jc w:val="right"/>
              <w:rPr>
                <w:noProof/>
              </w:rPr>
            </w:pPr>
            <w:r>
              <w:rPr>
                <w:noProof/>
              </w:rPr>
              <w:t>Core Network</w:t>
            </w:r>
          </w:p>
        </w:tc>
        <w:tc>
          <w:tcPr>
            <w:tcW w:w="283" w:type="dxa"/>
            <w:tcBorders>
              <w:top w:val="single" w:sz="6" w:space="0" w:color="auto"/>
              <w:left w:val="single" w:sz="6" w:space="0" w:color="auto"/>
              <w:bottom w:val="single" w:sz="6" w:space="0" w:color="auto"/>
              <w:right w:val="single" w:sz="6" w:space="0" w:color="auto"/>
            </w:tcBorders>
            <w:shd w:val="pct25" w:color="FFFF00" w:fill="auto"/>
          </w:tcPr>
          <w:p w14:paraId="1D826CB1" w14:textId="77777777" w:rsidR="002F672C" w:rsidRDefault="002F4150" w:rsidP="00490806">
            <w:pPr>
              <w:pStyle w:val="CRCoverPage"/>
              <w:spacing w:after="0"/>
              <w:jc w:val="center"/>
              <w:rPr>
                <w:b/>
                <w:bCs/>
                <w:caps/>
                <w:noProof/>
              </w:rPr>
            </w:pPr>
            <w:r>
              <w:rPr>
                <w:b/>
                <w:bCs/>
                <w:caps/>
                <w:noProof/>
              </w:rPr>
              <w:t>X</w:t>
            </w:r>
          </w:p>
        </w:tc>
      </w:tr>
    </w:tbl>
    <w:p w14:paraId="5519F86B" w14:textId="77777777" w:rsidR="002F672C" w:rsidRDefault="002F672C" w:rsidP="002F672C">
      <w:pPr>
        <w:rPr>
          <w:sz w:val="8"/>
          <w:szCs w:val="8"/>
        </w:rPr>
      </w:pPr>
    </w:p>
    <w:tbl>
      <w:tblPr>
        <w:tblW w:w="9640" w:type="dxa"/>
        <w:tblInd w:w="42" w:type="dxa"/>
        <w:tblLayout w:type="fixed"/>
        <w:tblCellMar>
          <w:left w:w="42" w:type="dxa"/>
          <w:right w:w="42" w:type="dxa"/>
        </w:tblCellMar>
        <w:tblLook w:val="0000" w:firstRow="0" w:lastRow="0" w:firstColumn="0" w:lastColumn="0" w:noHBand="0" w:noVBand="0"/>
      </w:tblPr>
      <w:tblGrid>
        <w:gridCol w:w="1843"/>
        <w:gridCol w:w="851"/>
        <w:gridCol w:w="284"/>
        <w:gridCol w:w="284"/>
        <w:gridCol w:w="567"/>
        <w:gridCol w:w="1700"/>
        <w:gridCol w:w="567"/>
        <w:gridCol w:w="143"/>
        <w:gridCol w:w="281"/>
        <w:gridCol w:w="993"/>
        <w:gridCol w:w="2127"/>
      </w:tblGrid>
      <w:tr w:rsidR="002F672C" w14:paraId="46F26428" w14:textId="77777777" w:rsidTr="00490806">
        <w:tc>
          <w:tcPr>
            <w:tcW w:w="9640" w:type="dxa"/>
            <w:gridSpan w:val="11"/>
          </w:tcPr>
          <w:p w14:paraId="605C1083" w14:textId="77777777" w:rsidR="002F672C" w:rsidRDefault="002F672C" w:rsidP="00490806">
            <w:pPr>
              <w:pStyle w:val="CRCoverPage"/>
              <w:spacing w:after="0"/>
              <w:rPr>
                <w:noProof/>
                <w:sz w:val="8"/>
                <w:szCs w:val="8"/>
              </w:rPr>
            </w:pPr>
          </w:p>
        </w:tc>
      </w:tr>
      <w:tr w:rsidR="005C72CF" w14:paraId="17E007AA" w14:textId="77777777" w:rsidTr="00490806">
        <w:tc>
          <w:tcPr>
            <w:tcW w:w="1843" w:type="dxa"/>
            <w:tcBorders>
              <w:top w:val="single" w:sz="4" w:space="0" w:color="auto"/>
              <w:left w:val="single" w:sz="4" w:space="0" w:color="auto"/>
            </w:tcBorders>
          </w:tcPr>
          <w:p w14:paraId="5BF921F4" w14:textId="77777777" w:rsidR="005C72CF" w:rsidRDefault="005C72CF" w:rsidP="005C72CF">
            <w:pPr>
              <w:pStyle w:val="CRCoverPage"/>
              <w:tabs>
                <w:tab w:val="right" w:pos="1759"/>
              </w:tabs>
              <w:spacing w:after="0"/>
              <w:rPr>
                <w:b/>
                <w:i/>
                <w:noProof/>
              </w:rPr>
            </w:pPr>
            <w:r>
              <w:rPr>
                <w:b/>
                <w:i/>
                <w:noProof/>
              </w:rPr>
              <w:t>Title:</w:t>
            </w:r>
            <w:r>
              <w:rPr>
                <w:b/>
                <w:i/>
                <w:noProof/>
              </w:rPr>
              <w:tab/>
            </w:r>
          </w:p>
        </w:tc>
        <w:tc>
          <w:tcPr>
            <w:tcW w:w="7797" w:type="dxa"/>
            <w:gridSpan w:val="10"/>
            <w:tcBorders>
              <w:top w:val="single" w:sz="4" w:space="0" w:color="auto"/>
              <w:right w:val="single" w:sz="4" w:space="0" w:color="auto"/>
            </w:tcBorders>
            <w:shd w:val="pct30" w:color="FFFF00" w:fill="auto"/>
          </w:tcPr>
          <w:p w14:paraId="7F987C28" w14:textId="2D54B992" w:rsidR="003537AE" w:rsidRDefault="003537AE" w:rsidP="003537AE">
            <w:pPr>
              <w:pStyle w:val="CRCoverPage"/>
              <w:spacing w:after="0"/>
              <w:ind w:left="100"/>
              <w:rPr>
                <w:lang w:eastAsia="zh-CN"/>
              </w:rPr>
            </w:pPr>
            <w:r>
              <w:t>Correction</w:t>
            </w:r>
            <w:r>
              <w:rPr>
                <w:rFonts w:hint="eastAsia"/>
                <w:lang w:eastAsia="zh-CN"/>
              </w:rPr>
              <w:t xml:space="preserve"> t</w:t>
            </w:r>
            <w:r>
              <w:rPr>
                <w:lang w:eastAsia="zh-CN"/>
              </w:rPr>
              <w:t>o URSP rule</w:t>
            </w:r>
            <w:r w:rsidR="00001F96">
              <w:rPr>
                <w:lang w:eastAsia="zh-CN"/>
              </w:rPr>
              <w:t xml:space="preserve"> </w:t>
            </w:r>
            <w:r w:rsidR="00001F96">
              <w:rPr>
                <w:rFonts w:hint="eastAsia"/>
                <w:lang w:eastAsia="zh-CN"/>
              </w:rPr>
              <w:t>re</w:t>
            </w:r>
            <w:r w:rsidR="00001F96">
              <w:rPr>
                <w:lang w:eastAsia="zh-CN"/>
              </w:rPr>
              <w:t>mova</w:t>
            </w:r>
            <w:r w:rsidR="005226AF">
              <w:rPr>
                <w:rFonts w:hint="eastAsia"/>
                <w:lang w:eastAsia="zh-CN"/>
              </w:rPr>
              <w:t>l</w:t>
            </w:r>
          </w:p>
        </w:tc>
      </w:tr>
      <w:tr w:rsidR="005C72CF" w14:paraId="54384CBD" w14:textId="77777777" w:rsidTr="00490806">
        <w:tc>
          <w:tcPr>
            <w:tcW w:w="1843" w:type="dxa"/>
            <w:tcBorders>
              <w:left w:val="single" w:sz="4" w:space="0" w:color="auto"/>
            </w:tcBorders>
          </w:tcPr>
          <w:p w14:paraId="0892C56D" w14:textId="77777777" w:rsidR="005C72CF" w:rsidRDefault="005C72CF" w:rsidP="005C72CF">
            <w:pPr>
              <w:pStyle w:val="CRCoverPage"/>
              <w:spacing w:after="0"/>
              <w:rPr>
                <w:b/>
                <w:i/>
                <w:noProof/>
                <w:sz w:val="8"/>
                <w:szCs w:val="8"/>
              </w:rPr>
            </w:pPr>
          </w:p>
        </w:tc>
        <w:tc>
          <w:tcPr>
            <w:tcW w:w="7797" w:type="dxa"/>
            <w:gridSpan w:val="10"/>
            <w:tcBorders>
              <w:right w:val="single" w:sz="4" w:space="0" w:color="auto"/>
            </w:tcBorders>
          </w:tcPr>
          <w:p w14:paraId="01AC90B6" w14:textId="77777777" w:rsidR="005C72CF" w:rsidRDefault="005C72CF" w:rsidP="005C72CF">
            <w:pPr>
              <w:pStyle w:val="CRCoverPage"/>
              <w:spacing w:after="0"/>
              <w:rPr>
                <w:noProof/>
                <w:sz w:val="8"/>
                <w:szCs w:val="8"/>
              </w:rPr>
            </w:pPr>
          </w:p>
        </w:tc>
      </w:tr>
      <w:tr w:rsidR="005C72CF" w14:paraId="4B050C62" w14:textId="77777777" w:rsidTr="00490806">
        <w:tc>
          <w:tcPr>
            <w:tcW w:w="1843" w:type="dxa"/>
            <w:tcBorders>
              <w:left w:val="single" w:sz="4" w:space="0" w:color="auto"/>
            </w:tcBorders>
          </w:tcPr>
          <w:p w14:paraId="0EE4D877" w14:textId="77777777" w:rsidR="005C72CF" w:rsidRDefault="005C72CF" w:rsidP="005C72CF">
            <w:pPr>
              <w:pStyle w:val="CRCoverPage"/>
              <w:tabs>
                <w:tab w:val="right" w:pos="1759"/>
              </w:tabs>
              <w:spacing w:after="0"/>
              <w:rPr>
                <w:b/>
                <w:i/>
                <w:noProof/>
              </w:rPr>
            </w:pPr>
            <w:r>
              <w:rPr>
                <w:b/>
                <w:i/>
                <w:noProof/>
              </w:rPr>
              <w:t>Source to WG:</w:t>
            </w:r>
          </w:p>
        </w:tc>
        <w:tc>
          <w:tcPr>
            <w:tcW w:w="7797" w:type="dxa"/>
            <w:gridSpan w:val="10"/>
            <w:tcBorders>
              <w:right w:val="single" w:sz="4" w:space="0" w:color="auto"/>
            </w:tcBorders>
            <w:shd w:val="pct30" w:color="FFFF00" w:fill="auto"/>
          </w:tcPr>
          <w:p w14:paraId="7C5103A0" w14:textId="3C2309E3" w:rsidR="005C72CF" w:rsidRDefault="003537AE" w:rsidP="005C72CF">
            <w:pPr>
              <w:pStyle w:val="CRCoverPage"/>
              <w:spacing w:after="0"/>
              <w:ind w:left="100"/>
              <w:rPr>
                <w:noProof/>
                <w:lang w:eastAsia="zh-CN"/>
              </w:rPr>
            </w:pPr>
            <w:r>
              <w:t>Xiaomi</w:t>
            </w:r>
            <w:r w:rsidR="00B17F51">
              <w:rPr>
                <w:rFonts w:hint="eastAsia"/>
                <w:lang w:eastAsia="zh-CN"/>
              </w:rPr>
              <w:t>,</w:t>
            </w:r>
            <w:r w:rsidR="00B17F51">
              <w:rPr>
                <w:lang w:eastAsia="zh-CN"/>
              </w:rPr>
              <w:t xml:space="preserve"> Ericsson</w:t>
            </w:r>
          </w:p>
        </w:tc>
      </w:tr>
      <w:tr w:rsidR="005C72CF" w14:paraId="0FA5EEC1" w14:textId="77777777" w:rsidTr="00490806">
        <w:tc>
          <w:tcPr>
            <w:tcW w:w="1843" w:type="dxa"/>
            <w:tcBorders>
              <w:left w:val="single" w:sz="4" w:space="0" w:color="auto"/>
            </w:tcBorders>
          </w:tcPr>
          <w:p w14:paraId="1BB8DDCD" w14:textId="77777777" w:rsidR="005C72CF" w:rsidRDefault="005C72CF" w:rsidP="005C72CF">
            <w:pPr>
              <w:pStyle w:val="CRCoverPage"/>
              <w:tabs>
                <w:tab w:val="right" w:pos="1759"/>
              </w:tabs>
              <w:spacing w:after="0"/>
              <w:rPr>
                <w:b/>
                <w:i/>
                <w:noProof/>
              </w:rPr>
            </w:pPr>
            <w:r>
              <w:rPr>
                <w:b/>
                <w:i/>
                <w:noProof/>
              </w:rPr>
              <w:t>Source to TSG:</w:t>
            </w:r>
          </w:p>
        </w:tc>
        <w:tc>
          <w:tcPr>
            <w:tcW w:w="7797" w:type="dxa"/>
            <w:gridSpan w:val="10"/>
            <w:tcBorders>
              <w:right w:val="single" w:sz="4" w:space="0" w:color="auto"/>
            </w:tcBorders>
            <w:shd w:val="pct30" w:color="FFFF00" w:fill="auto"/>
          </w:tcPr>
          <w:p w14:paraId="1E21BEEB" w14:textId="77777777" w:rsidR="005C72CF" w:rsidRDefault="005C72CF" w:rsidP="005C72CF">
            <w:pPr>
              <w:pStyle w:val="CRCoverPage"/>
              <w:spacing w:after="0"/>
              <w:ind w:left="100"/>
              <w:rPr>
                <w:noProof/>
              </w:rPr>
            </w:pPr>
            <w:r>
              <w:t>SA2</w:t>
            </w:r>
          </w:p>
        </w:tc>
      </w:tr>
      <w:tr w:rsidR="005C72CF" w14:paraId="1B16B23D" w14:textId="77777777" w:rsidTr="00490806">
        <w:tc>
          <w:tcPr>
            <w:tcW w:w="1843" w:type="dxa"/>
            <w:tcBorders>
              <w:left w:val="single" w:sz="4" w:space="0" w:color="auto"/>
            </w:tcBorders>
          </w:tcPr>
          <w:p w14:paraId="6BC50A1F" w14:textId="77777777" w:rsidR="005C72CF" w:rsidRDefault="005C72CF" w:rsidP="005C72CF">
            <w:pPr>
              <w:pStyle w:val="CRCoverPage"/>
              <w:spacing w:after="0"/>
              <w:rPr>
                <w:b/>
                <w:i/>
                <w:noProof/>
                <w:sz w:val="8"/>
                <w:szCs w:val="8"/>
              </w:rPr>
            </w:pPr>
          </w:p>
        </w:tc>
        <w:tc>
          <w:tcPr>
            <w:tcW w:w="7797" w:type="dxa"/>
            <w:gridSpan w:val="10"/>
            <w:tcBorders>
              <w:right w:val="single" w:sz="4" w:space="0" w:color="auto"/>
            </w:tcBorders>
          </w:tcPr>
          <w:p w14:paraId="01224751" w14:textId="77777777" w:rsidR="005C72CF" w:rsidRDefault="005C72CF" w:rsidP="005C72CF">
            <w:pPr>
              <w:pStyle w:val="CRCoverPage"/>
              <w:spacing w:after="0"/>
              <w:rPr>
                <w:noProof/>
                <w:sz w:val="8"/>
                <w:szCs w:val="8"/>
              </w:rPr>
            </w:pPr>
          </w:p>
        </w:tc>
      </w:tr>
      <w:tr w:rsidR="00015CB2" w14:paraId="705A74B7" w14:textId="77777777" w:rsidTr="00490806">
        <w:tc>
          <w:tcPr>
            <w:tcW w:w="1843" w:type="dxa"/>
            <w:tcBorders>
              <w:left w:val="single" w:sz="4" w:space="0" w:color="auto"/>
            </w:tcBorders>
          </w:tcPr>
          <w:p w14:paraId="50C09066" w14:textId="77777777" w:rsidR="00015CB2" w:rsidRDefault="00015CB2" w:rsidP="00015CB2">
            <w:pPr>
              <w:pStyle w:val="CRCoverPage"/>
              <w:tabs>
                <w:tab w:val="right" w:pos="1759"/>
              </w:tabs>
              <w:spacing w:after="0"/>
              <w:rPr>
                <w:b/>
                <w:i/>
                <w:noProof/>
              </w:rPr>
            </w:pPr>
            <w:r>
              <w:rPr>
                <w:b/>
                <w:i/>
                <w:noProof/>
              </w:rPr>
              <w:t>Work item code:</w:t>
            </w:r>
          </w:p>
        </w:tc>
        <w:tc>
          <w:tcPr>
            <w:tcW w:w="3686" w:type="dxa"/>
            <w:gridSpan w:val="5"/>
            <w:shd w:val="pct30" w:color="FFFF00" w:fill="auto"/>
          </w:tcPr>
          <w:p w14:paraId="06706DEA" w14:textId="489EC907" w:rsidR="00015CB2" w:rsidRDefault="00DE4FDD" w:rsidP="00015CB2">
            <w:pPr>
              <w:pStyle w:val="CRCoverPage"/>
              <w:spacing w:after="0"/>
              <w:ind w:left="100"/>
              <w:rPr>
                <w:noProof/>
              </w:rPr>
            </w:pPr>
            <w:r>
              <w:t>5GS_Ph</w:t>
            </w:r>
            <w:r w:rsidR="00FC6B29">
              <w:t>1</w:t>
            </w:r>
            <w:r w:rsidR="00015CB2">
              <w:t>, TEI19</w:t>
            </w:r>
          </w:p>
        </w:tc>
        <w:tc>
          <w:tcPr>
            <w:tcW w:w="567" w:type="dxa"/>
            <w:tcBorders>
              <w:left w:val="nil"/>
            </w:tcBorders>
          </w:tcPr>
          <w:p w14:paraId="22356581" w14:textId="77777777" w:rsidR="00015CB2" w:rsidRDefault="00015CB2" w:rsidP="00015CB2">
            <w:pPr>
              <w:pStyle w:val="CRCoverPage"/>
              <w:spacing w:after="0"/>
              <w:ind w:right="100"/>
              <w:rPr>
                <w:noProof/>
              </w:rPr>
            </w:pPr>
          </w:p>
        </w:tc>
        <w:tc>
          <w:tcPr>
            <w:tcW w:w="1417" w:type="dxa"/>
            <w:gridSpan w:val="3"/>
            <w:tcBorders>
              <w:left w:val="nil"/>
            </w:tcBorders>
          </w:tcPr>
          <w:p w14:paraId="7583C1E1" w14:textId="77777777" w:rsidR="00015CB2" w:rsidRDefault="00015CB2" w:rsidP="00015CB2">
            <w:pPr>
              <w:pStyle w:val="CRCoverPage"/>
              <w:spacing w:after="0"/>
              <w:jc w:val="right"/>
              <w:rPr>
                <w:noProof/>
              </w:rPr>
            </w:pPr>
            <w:r>
              <w:rPr>
                <w:b/>
                <w:i/>
                <w:noProof/>
              </w:rPr>
              <w:t>Date:</w:t>
            </w:r>
          </w:p>
        </w:tc>
        <w:tc>
          <w:tcPr>
            <w:tcW w:w="2127" w:type="dxa"/>
            <w:tcBorders>
              <w:right w:val="single" w:sz="4" w:space="0" w:color="auto"/>
            </w:tcBorders>
            <w:shd w:val="pct30" w:color="FFFF00" w:fill="auto"/>
          </w:tcPr>
          <w:p w14:paraId="5AB1C188" w14:textId="7B69A22A" w:rsidR="00015CB2" w:rsidRDefault="00015CB2" w:rsidP="00015CB2">
            <w:pPr>
              <w:pStyle w:val="CRCoverPage"/>
              <w:spacing w:after="0"/>
              <w:ind w:left="100"/>
              <w:rPr>
                <w:noProof/>
              </w:rPr>
            </w:pPr>
            <w:r>
              <w:t>202</w:t>
            </w:r>
            <w:r w:rsidR="003537AE">
              <w:t>6</w:t>
            </w:r>
            <w:r>
              <w:t>-0</w:t>
            </w:r>
            <w:r w:rsidR="003537AE">
              <w:t>3</w:t>
            </w:r>
            <w:r>
              <w:t>-09</w:t>
            </w:r>
          </w:p>
        </w:tc>
      </w:tr>
      <w:tr w:rsidR="00015CB2" w14:paraId="5C953833" w14:textId="77777777" w:rsidTr="00490806">
        <w:tc>
          <w:tcPr>
            <w:tcW w:w="1843" w:type="dxa"/>
            <w:tcBorders>
              <w:left w:val="single" w:sz="4" w:space="0" w:color="auto"/>
            </w:tcBorders>
          </w:tcPr>
          <w:p w14:paraId="593C896A" w14:textId="77777777" w:rsidR="00015CB2" w:rsidRDefault="00015CB2" w:rsidP="00015CB2">
            <w:pPr>
              <w:pStyle w:val="CRCoverPage"/>
              <w:spacing w:after="0"/>
              <w:rPr>
                <w:b/>
                <w:i/>
                <w:noProof/>
                <w:sz w:val="8"/>
                <w:szCs w:val="8"/>
              </w:rPr>
            </w:pPr>
          </w:p>
        </w:tc>
        <w:tc>
          <w:tcPr>
            <w:tcW w:w="1986" w:type="dxa"/>
            <w:gridSpan w:val="4"/>
          </w:tcPr>
          <w:p w14:paraId="027087F2" w14:textId="77777777" w:rsidR="00015CB2" w:rsidRDefault="00015CB2" w:rsidP="00015CB2">
            <w:pPr>
              <w:pStyle w:val="CRCoverPage"/>
              <w:spacing w:after="0"/>
              <w:rPr>
                <w:noProof/>
                <w:sz w:val="8"/>
                <w:szCs w:val="8"/>
              </w:rPr>
            </w:pPr>
          </w:p>
        </w:tc>
        <w:tc>
          <w:tcPr>
            <w:tcW w:w="2267" w:type="dxa"/>
            <w:gridSpan w:val="2"/>
          </w:tcPr>
          <w:p w14:paraId="321BF9A0" w14:textId="77777777" w:rsidR="00015CB2" w:rsidRDefault="00015CB2" w:rsidP="00015CB2">
            <w:pPr>
              <w:pStyle w:val="CRCoverPage"/>
              <w:spacing w:after="0"/>
              <w:rPr>
                <w:noProof/>
                <w:sz w:val="8"/>
                <w:szCs w:val="8"/>
              </w:rPr>
            </w:pPr>
          </w:p>
        </w:tc>
        <w:tc>
          <w:tcPr>
            <w:tcW w:w="1417" w:type="dxa"/>
            <w:gridSpan w:val="3"/>
          </w:tcPr>
          <w:p w14:paraId="76443721" w14:textId="77777777" w:rsidR="00015CB2" w:rsidRDefault="00015CB2" w:rsidP="00015CB2">
            <w:pPr>
              <w:pStyle w:val="CRCoverPage"/>
              <w:spacing w:after="0"/>
              <w:rPr>
                <w:noProof/>
                <w:sz w:val="8"/>
                <w:szCs w:val="8"/>
              </w:rPr>
            </w:pPr>
          </w:p>
        </w:tc>
        <w:tc>
          <w:tcPr>
            <w:tcW w:w="2127" w:type="dxa"/>
            <w:tcBorders>
              <w:right w:val="single" w:sz="4" w:space="0" w:color="auto"/>
            </w:tcBorders>
          </w:tcPr>
          <w:p w14:paraId="3203F330" w14:textId="77777777" w:rsidR="00015CB2" w:rsidRDefault="00015CB2" w:rsidP="00015CB2">
            <w:pPr>
              <w:pStyle w:val="CRCoverPage"/>
              <w:spacing w:after="0"/>
              <w:rPr>
                <w:noProof/>
                <w:sz w:val="8"/>
                <w:szCs w:val="8"/>
              </w:rPr>
            </w:pPr>
          </w:p>
        </w:tc>
      </w:tr>
      <w:tr w:rsidR="00015CB2" w14:paraId="0BF26B4D" w14:textId="77777777" w:rsidTr="00490806">
        <w:trPr>
          <w:cantSplit/>
        </w:trPr>
        <w:tc>
          <w:tcPr>
            <w:tcW w:w="1843" w:type="dxa"/>
            <w:tcBorders>
              <w:left w:val="single" w:sz="4" w:space="0" w:color="auto"/>
            </w:tcBorders>
          </w:tcPr>
          <w:p w14:paraId="6399EC78" w14:textId="77777777" w:rsidR="00015CB2" w:rsidRDefault="00015CB2" w:rsidP="00015CB2">
            <w:pPr>
              <w:pStyle w:val="CRCoverPage"/>
              <w:tabs>
                <w:tab w:val="right" w:pos="1759"/>
              </w:tabs>
              <w:spacing w:after="0"/>
              <w:rPr>
                <w:b/>
                <w:i/>
                <w:noProof/>
              </w:rPr>
            </w:pPr>
            <w:r>
              <w:rPr>
                <w:b/>
                <w:i/>
                <w:noProof/>
              </w:rPr>
              <w:t>Category:</w:t>
            </w:r>
          </w:p>
        </w:tc>
        <w:tc>
          <w:tcPr>
            <w:tcW w:w="851" w:type="dxa"/>
            <w:shd w:val="pct30" w:color="FFFF00" w:fill="auto"/>
          </w:tcPr>
          <w:p w14:paraId="23119FAC" w14:textId="215498AC" w:rsidR="00015CB2" w:rsidRPr="002F4150" w:rsidRDefault="000E3CE3" w:rsidP="00015CB2">
            <w:pPr>
              <w:pStyle w:val="CRCoverPage"/>
              <w:spacing w:after="0"/>
              <w:ind w:left="100" w:right="-609"/>
              <w:rPr>
                <w:b/>
                <w:bCs/>
                <w:noProof/>
              </w:rPr>
            </w:pPr>
            <w:r>
              <w:rPr>
                <w:b/>
                <w:bCs/>
              </w:rPr>
              <w:t>A</w:t>
            </w:r>
          </w:p>
        </w:tc>
        <w:tc>
          <w:tcPr>
            <w:tcW w:w="3402" w:type="dxa"/>
            <w:gridSpan w:val="5"/>
            <w:tcBorders>
              <w:left w:val="nil"/>
            </w:tcBorders>
          </w:tcPr>
          <w:p w14:paraId="7627486C" w14:textId="77777777" w:rsidR="00015CB2" w:rsidRDefault="00015CB2" w:rsidP="00015CB2">
            <w:pPr>
              <w:pStyle w:val="CRCoverPage"/>
              <w:spacing w:after="0"/>
              <w:rPr>
                <w:noProof/>
              </w:rPr>
            </w:pPr>
          </w:p>
        </w:tc>
        <w:tc>
          <w:tcPr>
            <w:tcW w:w="1417" w:type="dxa"/>
            <w:gridSpan w:val="3"/>
            <w:tcBorders>
              <w:left w:val="nil"/>
            </w:tcBorders>
          </w:tcPr>
          <w:p w14:paraId="5C124740" w14:textId="77777777" w:rsidR="00015CB2" w:rsidRDefault="00015CB2" w:rsidP="00015CB2">
            <w:pPr>
              <w:pStyle w:val="CRCoverPage"/>
              <w:spacing w:after="0"/>
              <w:jc w:val="right"/>
              <w:rPr>
                <w:b/>
                <w:i/>
                <w:noProof/>
              </w:rPr>
            </w:pPr>
            <w:r>
              <w:rPr>
                <w:b/>
                <w:i/>
                <w:noProof/>
              </w:rPr>
              <w:t>Release:</w:t>
            </w:r>
          </w:p>
        </w:tc>
        <w:tc>
          <w:tcPr>
            <w:tcW w:w="2127" w:type="dxa"/>
            <w:tcBorders>
              <w:right w:val="single" w:sz="4" w:space="0" w:color="auto"/>
            </w:tcBorders>
            <w:shd w:val="pct30" w:color="FFFF00" w:fill="auto"/>
          </w:tcPr>
          <w:p w14:paraId="4444515E" w14:textId="129C22FA" w:rsidR="00015CB2" w:rsidRDefault="00015CB2" w:rsidP="00015CB2">
            <w:pPr>
              <w:pStyle w:val="CRCoverPage"/>
              <w:spacing w:after="0"/>
              <w:ind w:left="100"/>
              <w:rPr>
                <w:noProof/>
              </w:rPr>
            </w:pPr>
            <w:r>
              <w:t>Rel-</w:t>
            </w:r>
            <w:r w:rsidR="000E3CE3">
              <w:t>20</w:t>
            </w:r>
          </w:p>
        </w:tc>
      </w:tr>
      <w:tr w:rsidR="00015CB2" w14:paraId="5E47C25B" w14:textId="77777777" w:rsidTr="00490806">
        <w:tc>
          <w:tcPr>
            <w:tcW w:w="1843" w:type="dxa"/>
            <w:tcBorders>
              <w:left w:val="single" w:sz="4" w:space="0" w:color="auto"/>
              <w:bottom w:val="single" w:sz="4" w:space="0" w:color="auto"/>
            </w:tcBorders>
          </w:tcPr>
          <w:p w14:paraId="6E0B2EE1" w14:textId="77777777" w:rsidR="00015CB2" w:rsidRDefault="00015CB2" w:rsidP="00015CB2">
            <w:pPr>
              <w:pStyle w:val="CRCoverPage"/>
              <w:spacing w:after="0"/>
              <w:rPr>
                <w:b/>
                <w:i/>
                <w:noProof/>
              </w:rPr>
            </w:pPr>
          </w:p>
        </w:tc>
        <w:tc>
          <w:tcPr>
            <w:tcW w:w="4677" w:type="dxa"/>
            <w:gridSpan w:val="8"/>
            <w:tcBorders>
              <w:bottom w:val="single" w:sz="4" w:space="0" w:color="auto"/>
            </w:tcBorders>
          </w:tcPr>
          <w:p w14:paraId="3E1259A3" w14:textId="77777777" w:rsidR="00015CB2" w:rsidRDefault="00015CB2" w:rsidP="00015CB2">
            <w:pPr>
              <w:pStyle w:val="CRCoverPage"/>
              <w:spacing w:after="0"/>
              <w:ind w:left="383" w:hanging="383"/>
              <w:rPr>
                <w:i/>
                <w:noProof/>
                <w:sz w:val="18"/>
              </w:rPr>
            </w:pPr>
            <w:r>
              <w:rPr>
                <w:i/>
                <w:noProof/>
                <w:sz w:val="18"/>
              </w:rPr>
              <w:t xml:space="preserve">Use </w:t>
            </w:r>
            <w:r>
              <w:rPr>
                <w:i/>
                <w:noProof/>
                <w:sz w:val="18"/>
                <w:u w:val="single"/>
              </w:rPr>
              <w:t>one</w:t>
            </w:r>
            <w:r>
              <w:rPr>
                <w:i/>
                <w:noProof/>
                <w:sz w:val="18"/>
              </w:rPr>
              <w:t xml:space="preserve"> of the following categories:</w:t>
            </w:r>
            <w:r>
              <w:rPr>
                <w:b/>
                <w:i/>
                <w:noProof/>
                <w:sz w:val="18"/>
              </w:rPr>
              <w:br/>
              <w:t>F</w:t>
            </w:r>
            <w:r>
              <w:rPr>
                <w:i/>
                <w:noProof/>
                <w:sz w:val="18"/>
              </w:rPr>
              <w:t xml:space="preserve">  (correction)</w:t>
            </w:r>
            <w:r>
              <w:rPr>
                <w:i/>
                <w:noProof/>
                <w:sz w:val="18"/>
              </w:rPr>
              <w:br/>
            </w:r>
            <w:r>
              <w:rPr>
                <w:b/>
                <w:i/>
                <w:noProof/>
                <w:sz w:val="18"/>
              </w:rPr>
              <w:t>A</w:t>
            </w:r>
            <w:r>
              <w:rPr>
                <w:i/>
                <w:noProof/>
                <w:sz w:val="18"/>
              </w:rPr>
              <w:t xml:space="preserve">  (mirror corresponding to a change in an earlier </w:t>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r>
            <w:r>
              <w:rPr>
                <w:i/>
                <w:noProof/>
                <w:sz w:val="18"/>
              </w:rPr>
              <w:tab/>
              <w:t>release)</w:t>
            </w:r>
            <w:r>
              <w:rPr>
                <w:i/>
                <w:noProof/>
                <w:sz w:val="18"/>
              </w:rPr>
              <w:br/>
            </w:r>
            <w:r>
              <w:rPr>
                <w:b/>
                <w:i/>
                <w:noProof/>
                <w:sz w:val="18"/>
              </w:rPr>
              <w:t>B</w:t>
            </w:r>
            <w:r>
              <w:rPr>
                <w:i/>
                <w:noProof/>
                <w:sz w:val="18"/>
              </w:rPr>
              <w:t xml:space="preserve">  (addition of feature), </w:t>
            </w:r>
            <w:r>
              <w:rPr>
                <w:i/>
                <w:noProof/>
                <w:sz w:val="18"/>
              </w:rPr>
              <w:br/>
            </w:r>
            <w:r>
              <w:rPr>
                <w:b/>
                <w:i/>
                <w:noProof/>
                <w:sz w:val="18"/>
              </w:rPr>
              <w:t>C</w:t>
            </w:r>
            <w:r>
              <w:rPr>
                <w:i/>
                <w:noProof/>
                <w:sz w:val="18"/>
              </w:rPr>
              <w:t xml:space="preserve">  (functional modification of feature)</w:t>
            </w:r>
            <w:r>
              <w:rPr>
                <w:i/>
                <w:noProof/>
                <w:sz w:val="18"/>
              </w:rPr>
              <w:br/>
            </w:r>
            <w:r>
              <w:rPr>
                <w:b/>
                <w:i/>
                <w:noProof/>
                <w:sz w:val="18"/>
              </w:rPr>
              <w:t>D</w:t>
            </w:r>
            <w:r>
              <w:rPr>
                <w:i/>
                <w:noProof/>
                <w:sz w:val="18"/>
              </w:rPr>
              <w:t xml:space="preserve">  (editorial modification)</w:t>
            </w:r>
          </w:p>
          <w:p w14:paraId="61058B45" w14:textId="77777777" w:rsidR="00015CB2" w:rsidRDefault="00015CB2" w:rsidP="00015CB2">
            <w:pPr>
              <w:pStyle w:val="CRCoverPage"/>
              <w:rPr>
                <w:noProof/>
              </w:rPr>
            </w:pPr>
            <w:r>
              <w:rPr>
                <w:noProof/>
                <w:sz w:val="18"/>
              </w:rPr>
              <w:t>Detailed explanations of the above categories can</w:t>
            </w:r>
            <w:r>
              <w:rPr>
                <w:noProof/>
                <w:sz w:val="18"/>
              </w:rPr>
              <w:br/>
              <w:t xml:space="preserve">be found in 3GPP </w:t>
            </w:r>
            <w:hyperlink r:id="rId13" w:history="1">
              <w:r>
                <w:rPr>
                  <w:rStyle w:val="aa"/>
                  <w:noProof/>
                  <w:sz w:val="18"/>
                </w:rPr>
                <w:t>TR 21.900</w:t>
              </w:r>
            </w:hyperlink>
            <w:r>
              <w:rPr>
                <w:noProof/>
                <w:sz w:val="18"/>
              </w:rPr>
              <w:t>.</w:t>
            </w:r>
          </w:p>
        </w:tc>
        <w:tc>
          <w:tcPr>
            <w:tcW w:w="3120" w:type="dxa"/>
            <w:gridSpan w:val="2"/>
            <w:tcBorders>
              <w:bottom w:val="single" w:sz="4" w:space="0" w:color="auto"/>
              <w:right w:val="single" w:sz="4" w:space="0" w:color="auto"/>
            </w:tcBorders>
          </w:tcPr>
          <w:p w14:paraId="2CBCB3BA" w14:textId="77777777" w:rsidR="00015CB2" w:rsidRPr="007C2097" w:rsidRDefault="00015CB2" w:rsidP="00015CB2">
            <w:pPr>
              <w:pStyle w:val="CRCoverPage"/>
              <w:tabs>
                <w:tab w:val="left" w:pos="950"/>
              </w:tabs>
              <w:spacing w:after="0"/>
              <w:ind w:left="241" w:hanging="241"/>
              <w:rPr>
                <w:i/>
                <w:noProof/>
                <w:sz w:val="18"/>
              </w:rPr>
            </w:pPr>
            <w:r>
              <w:rPr>
                <w:i/>
                <w:noProof/>
                <w:sz w:val="18"/>
              </w:rPr>
              <w:t xml:space="preserve">Use </w:t>
            </w:r>
            <w:r>
              <w:rPr>
                <w:i/>
                <w:noProof/>
                <w:sz w:val="18"/>
                <w:u w:val="single"/>
              </w:rPr>
              <w:t>one</w:t>
            </w:r>
            <w:r>
              <w:rPr>
                <w:i/>
                <w:noProof/>
                <w:sz w:val="18"/>
              </w:rPr>
              <w:t xml:space="preserve"> of the following releases:</w:t>
            </w:r>
            <w:r>
              <w:rPr>
                <w:i/>
                <w:noProof/>
                <w:sz w:val="18"/>
              </w:rPr>
              <w:br/>
              <w:t>Rel-8</w:t>
            </w:r>
            <w:r>
              <w:rPr>
                <w:i/>
                <w:noProof/>
                <w:sz w:val="18"/>
              </w:rPr>
              <w:tab/>
              <w:t>(Release 8)</w:t>
            </w:r>
            <w:r>
              <w:rPr>
                <w:i/>
                <w:noProof/>
                <w:sz w:val="18"/>
              </w:rPr>
              <w:br/>
              <w:t>Rel-9</w:t>
            </w:r>
            <w:r>
              <w:rPr>
                <w:i/>
                <w:noProof/>
                <w:sz w:val="18"/>
              </w:rPr>
              <w:tab/>
              <w:t>(Release 9)</w:t>
            </w:r>
            <w:r>
              <w:rPr>
                <w:i/>
                <w:noProof/>
                <w:sz w:val="18"/>
              </w:rPr>
              <w:br/>
              <w:t>Rel-10</w:t>
            </w:r>
            <w:r>
              <w:rPr>
                <w:i/>
                <w:noProof/>
                <w:sz w:val="18"/>
              </w:rPr>
              <w:tab/>
              <w:t>(Release 10)</w:t>
            </w:r>
            <w:r>
              <w:rPr>
                <w:i/>
                <w:noProof/>
                <w:sz w:val="18"/>
              </w:rPr>
              <w:br/>
              <w:t>Rel-11</w:t>
            </w:r>
            <w:r>
              <w:rPr>
                <w:i/>
                <w:noProof/>
                <w:sz w:val="18"/>
              </w:rPr>
              <w:tab/>
              <w:t>(Release 11)</w:t>
            </w:r>
            <w:r>
              <w:rPr>
                <w:i/>
                <w:noProof/>
                <w:sz w:val="18"/>
              </w:rPr>
              <w:br/>
              <w:t>…</w:t>
            </w:r>
            <w:r>
              <w:rPr>
                <w:i/>
                <w:noProof/>
                <w:sz w:val="18"/>
              </w:rPr>
              <w:br/>
              <w:t>Rel-17</w:t>
            </w:r>
            <w:r>
              <w:rPr>
                <w:i/>
                <w:noProof/>
                <w:sz w:val="18"/>
              </w:rPr>
              <w:tab/>
              <w:t>(Release 17)</w:t>
            </w:r>
            <w:r>
              <w:rPr>
                <w:i/>
                <w:noProof/>
                <w:sz w:val="18"/>
              </w:rPr>
              <w:br/>
              <w:t>Rel-18</w:t>
            </w:r>
            <w:r>
              <w:rPr>
                <w:i/>
                <w:noProof/>
                <w:sz w:val="18"/>
              </w:rPr>
              <w:tab/>
              <w:t>(Release 18)</w:t>
            </w:r>
            <w:r>
              <w:rPr>
                <w:i/>
                <w:noProof/>
                <w:sz w:val="18"/>
              </w:rPr>
              <w:br/>
              <w:t>Rel-19</w:t>
            </w:r>
            <w:r>
              <w:rPr>
                <w:i/>
                <w:noProof/>
                <w:sz w:val="18"/>
              </w:rPr>
              <w:tab/>
              <w:t xml:space="preserve">(Release 19) </w:t>
            </w:r>
            <w:r>
              <w:rPr>
                <w:i/>
                <w:noProof/>
                <w:sz w:val="18"/>
              </w:rPr>
              <w:br/>
              <w:t>Rel-20</w:t>
            </w:r>
            <w:r>
              <w:rPr>
                <w:i/>
                <w:noProof/>
                <w:sz w:val="18"/>
              </w:rPr>
              <w:tab/>
              <w:t>(Release 20)</w:t>
            </w:r>
          </w:p>
        </w:tc>
      </w:tr>
      <w:tr w:rsidR="00015CB2" w14:paraId="14312AEE" w14:textId="77777777" w:rsidTr="00490806">
        <w:tc>
          <w:tcPr>
            <w:tcW w:w="1843" w:type="dxa"/>
          </w:tcPr>
          <w:p w14:paraId="01F80A75" w14:textId="77777777" w:rsidR="00015CB2" w:rsidRDefault="00015CB2" w:rsidP="00015CB2">
            <w:pPr>
              <w:pStyle w:val="CRCoverPage"/>
              <w:spacing w:after="0"/>
              <w:rPr>
                <w:b/>
                <w:i/>
                <w:noProof/>
                <w:sz w:val="8"/>
                <w:szCs w:val="8"/>
              </w:rPr>
            </w:pPr>
          </w:p>
        </w:tc>
        <w:tc>
          <w:tcPr>
            <w:tcW w:w="7797" w:type="dxa"/>
            <w:gridSpan w:val="10"/>
          </w:tcPr>
          <w:p w14:paraId="23B5E579" w14:textId="77777777" w:rsidR="00015CB2" w:rsidRDefault="00015CB2" w:rsidP="00015CB2">
            <w:pPr>
              <w:pStyle w:val="CRCoverPage"/>
              <w:spacing w:after="0"/>
              <w:rPr>
                <w:noProof/>
                <w:sz w:val="8"/>
                <w:szCs w:val="8"/>
              </w:rPr>
            </w:pPr>
          </w:p>
        </w:tc>
      </w:tr>
      <w:tr w:rsidR="00015CB2" w14:paraId="0E43A2F4" w14:textId="77777777" w:rsidTr="00490806">
        <w:tc>
          <w:tcPr>
            <w:tcW w:w="2694" w:type="dxa"/>
            <w:gridSpan w:val="2"/>
            <w:tcBorders>
              <w:top w:val="single" w:sz="4" w:space="0" w:color="auto"/>
              <w:left w:val="single" w:sz="4" w:space="0" w:color="auto"/>
            </w:tcBorders>
          </w:tcPr>
          <w:p w14:paraId="3D489A05" w14:textId="77777777" w:rsidR="00015CB2" w:rsidRDefault="00015CB2" w:rsidP="00015CB2">
            <w:pPr>
              <w:pStyle w:val="CRCoverPage"/>
              <w:tabs>
                <w:tab w:val="right" w:pos="2184"/>
              </w:tabs>
              <w:spacing w:after="0"/>
              <w:rPr>
                <w:b/>
                <w:i/>
                <w:noProof/>
              </w:rPr>
            </w:pPr>
            <w:r>
              <w:rPr>
                <w:b/>
                <w:i/>
                <w:noProof/>
              </w:rPr>
              <w:t>Reason for change:</w:t>
            </w:r>
          </w:p>
        </w:tc>
        <w:tc>
          <w:tcPr>
            <w:tcW w:w="6946" w:type="dxa"/>
            <w:gridSpan w:val="9"/>
            <w:tcBorders>
              <w:top w:val="single" w:sz="4" w:space="0" w:color="auto"/>
              <w:right w:val="single" w:sz="4" w:space="0" w:color="auto"/>
            </w:tcBorders>
            <w:shd w:val="pct30" w:color="FFFF00" w:fill="auto"/>
          </w:tcPr>
          <w:p w14:paraId="25633C95" w14:textId="0E3FDF12" w:rsidR="00015CB2" w:rsidRDefault="000D42D8" w:rsidP="000D42D8">
            <w:pPr>
              <w:pStyle w:val="CRCoverPage"/>
              <w:numPr>
                <w:ilvl w:val="0"/>
                <w:numId w:val="1"/>
              </w:numPr>
              <w:spacing w:after="0"/>
            </w:pPr>
            <w:r>
              <w:rPr>
                <w:lang w:eastAsia="zh-CN"/>
              </w:rPr>
              <w:t>I</w:t>
            </w:r>
            <w:r>
              <w:rPr>
                <w:rFonts w:hint="eastAsia"/>
                <w:lang w:eastAsia="zh-CN"/>
              </w:rPr>
              <w:t>t</w:t>
            </w:r>
            <w:r>
              <w:t xml:space="preserve"> </w:t>
            </w:r>
            <w:r>
              <w:rPr>
                <w:rFonts w:hint="eastAsia"/>
                <w:lang w:eastAsia="zh-CN"/>
              </w:rPr>
              <w:t>is</w:t>
            </w:r>
            <w:r>
              <w:t xml:space="preserve"> described as PCF-</w:t>
            </w:r>
            <w:proofErr w:type="spellStart"/>
            <w:r>
              <w:t>initated</w:t>
            </w:r>
            <w:proofErr w:type="spellEnd"/>
            <w:r>
              <w:t xml:space="preserve"> UE policy association termination in step 4 in the figure 4.16.13.2-1. Actually, it shall be PCF-initiated UE policy association modificatio</w:t>
            </w:r>
            <w:r w:rsidR="00103D7E">
              <w:t>n.</w:t>
            </w:r>
          </w:p>
          <w:p w14:paraId="435D7E25" w14:textId="389B864B" w:rsidR="00103D7E" w:rsidRPr="00B063C4" w:rsidRDefault="00103D7E" w:rsidP="000D42D8">
            <w:pPr>
              <w:pStyle w:val="CRCoverPage"/>
              <w:numPr>
                <w:ilvl w:val="0"/>
                <w:numId w:val="1"/>
              </w:numPr>
              <w:spacing w:after="0"/>
            </w:pPr>
            <w:r>
              <w:rPr>
                <w:lang w:eastAsia="zh-CN"/>
              </w:rPr>
              <w:t xml:space="preserve">Step 4 </w:t>
            </w:r>
            <w:proofErr w:type="spellStart"/>
            <w:r>
              <w:rPr>
                <w:lang w:eastAsia="zh-CN"/>
              </w:rPr>
              <w:t>referes</w:t>
            </w:r>
            <w:proofErr w:type="spellEnd"/>
            <w:r>
              <w:rPr>
                <w:lang w:eastAsia="zh-CN"/>
              </w:rPr>
              <w:t xml:space="preserve"> to steps 7, 8 and 9 of procedure UE policy association modification initiated by the PCF in clause 4.16.2.2 to remove UE policies. Step 7</w:t>
            </w:r>
            <w:r w:rsidR="000C1504">
              <w:rPr>
                <w:lang w:eastAsia="zh-CN"/>
              </w:rPr>
              <w:t xml:space="preserve"> describes (V-)PCF </w:t>
            </w:r>
            <w:r w:rsidR="000C1504" w:rsidRPr="00140E21">
              <w:rPr>
                <w:lang w:eastAsia="zh-CN"/>
              </w:rPr>
              <w:t>triggers UE Configuration Update Procedure</w:t>
            </w:r>
            <w:r w:rsidR="000C1504">
              <w:rPr>
                <w:lang w:eastAsia="zh-CN"/>
              </w:rPr>
              <w:t xml:space="preserve"> to sends the UE policy container. So the interactions between H-PCF and V-PCF is missed in current descriptions.</w:t>
            </w:r>
          </w:p>
          <w:p w14:paraId="25497614" w14:textId="16315560" w:rsidR="00015CB2" w:rsidRPr="000D42D8" w:rsidRDefault="00751B96" w:rsidP="00751B96">
            <w:pPr>
              <w:pStyle w:val="CRCoverPage"/>
              <w:numPr>
                <w:ilvl w:val="0"/>
                <w:numId w:val="1"/>
              </w:numPr>
              <w:spacing w:after="0"/>
              <w:rPr>
                <w:noProof/>
                <w:lang w:eastAsia="zh-CN"/>
              </w:rPr>
            </w:pPr>
            <w:r>
              <w:rPr>
                <w:noProof/>
                <w:lang w:eastAsia="zh-CN"/>
              </w:rPr>
              <w:t>It shall referr to AMF-initiated UE policy assocation termination in step 7. The word "Termination" is missed in current figure.</w:t>
            </w:r>
          </w:p>
        </w:tc>
      </w:tr>
      <w:tr w:rsidR="00015CB2" w14:paraId="3C9DA095" w14:textId="77777777" w:rsidTr="00490806">
        <w:tc>
          <w:tcPr>
            <w:tcW w:w="2694" w:type="dxa"/>
            <w:gridSpan w:val="2"/>
            <w:tcBorders>
              <w:left w:val="single" w:sz="4" w:space="0" w:color="auto"/>
            </w:tcBorders>
          </w:tcPr>
          <w:p w14:paraId="53CF1B45"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4B55FB7C" w14:textId="77777777" w:rsidR="00015CB2" w:rsidRDefault="00015CB2" w:rsidP="00015CB2">
            <w:pPr>
              <w:pStyle w:val="CRCoverPage"/>
              <w:spacing w:after="0"/>
              <w:rPr>
                <w:noProof/>
                <w:sz w:val="8"/>
                <w:szCs w:val="8"/>
              </w:rPr>
            </w:pPr>
          </w:p>
        </w:tc>
      </w:tr>
      <w:tr w:rsidR="00015CB2" w14:paraId="656EF055" w14:textId="77777777" w:rsidTr="00490806">
        <w:tc>
          <w:tcPr>
            <w:tcW w:w="2694" w:type="dxa"/>
            <w:gridSpan w:val="2"/>
            <w:tcBorders>
              <w:left w:val="single" w:sz="4" w:space="0" w:color="auto"/>
            </w:tcBorders>
          </w:tcPr>
          <w:p w14:paraId="06265A7C" w14:textId="77777777" w:rsidR="00015CB2" w:rsidRDefault="00015CB2" w:rsidP="00015CB2">
            <w:pPr>
              <w:pStyle w:val="CRCoverPage"/>
              <w:tabs>
                <w:tab w:val="right" w:pos="2184"/>
              </w:tabs>
              <w:spacing w:after="0"/>
              <w:rPr>
                <w:b/>
                <w:i/>
                <w:noProof/>
              </w:rPr>
            </w:pPr>
            <w:r>
              <w:rPr>
                <w:b/>
                <w:i/>
                <w:noProof/>
              </w:rPr>
              <w:t>Summary of change:</w:t>
            </w:r>
          </w:p>
        </w:tc>
        <w:tc>
          <w:tcPr>
            <w:tcW w:w="6946" w:type="dxa"/>
            <w:gridSpan w:val="9"/>
            <w:tcBorders>
              <w:right w:val="single" w:sz="4" w:space="0" w:color="auto"/>
            </w:tcBorders>
            <w:shd w:val="pct30" w:color="FFFF00" w:fill="auto"/>
          </w:tcPr>
          <w:p w14:paraId="3F30283F" w14:textId="77777777" w:rsidR="00015CB2" w:rsidRDefault="00D02E1C" w:rsidP="00D02E1C">
            <w:pPr>
              <w:pStyle w:val="CRCoverPage"/>
              <w:numPr>
                <w:ilvl w:val="0"/>
                <w:numId w:val="2"/>
              </w:numPr>
              <w:spacing w:after="0"/>
              <w:rPr>
                <w:noProof/>
                <w:lang w:eastAsia="zh-CN"/>
              </w:rPr>
            </w:pPr>
            <w:r>
              <w:rPr>
                <w:rFonts w:hint="eastAsia"/>
                <w:noProof/>
                <w:lang w:eastAsia="zh-CN"/>
              </w:rPr>
              <w:t>P</w:t>
            </w:r>
            <w:r>
              <w:rPr>
                <w:noProof/>
                <w:lang w:eastAsia="zh-CN"/>
              </w:rPr>
              <w:t>CF-initiated UE policy association modificatin is</w:t>
            </w:r>
            <w:r w:rsidR="006E4543">
              <w:rPr>
                <w:noProof/>
                <w:lang w:eastAsia="zh-CN"/>
              </w:rPr>
              <w:t xml:space="preserve"> corrected in the figure</w:t>
            </w:r>
          </w:p>
          <w:p w14:paraId="1D3FFB85" w14:textId="77777777" w:rsidR="006E4543" w:rsidRDefault="006E4543" w:rsidP="00D02E1C">
            <w:pPr>
              <w:pStyle w:val="CRCoverPage"/>
              <w:numPr>
                <w:ilvl w:val="0"/>
                <w:numId w:val="2"/>
              </w:numPr>
              <w:spacing w:after="0"/>
              <w:rPr>
                <w:noProof/>
                <w:lang w:eastAsia="zh-CN"/>
              </w:rPr>
            </w:pPr>
            <w:r>
              <w:rPr>
                <w:rFonts w:hint="eastAsia"/>
                <w:noProof/>
                <w:lang w:eastAsia="zh-CN"/>
              </w:rPr>
              <w:t>S</w:t>
            </w:r>
            <w:r>
              <w:rPr>
                <w:noProof/>
                <w:lang w:eastAsia="zh-CN"/>
              </w:rPr>
              <w:t>teps 3 – 9 of procedure UE policy assocatio modification initiated by the PCF is referred.</w:t>
            </w:r>
          </w:p>
          <w:p w14:paraId="0869FF2C" w14:textId="2F68D0DF" w:rsidR="006E4543" w:rsidRDefault="006E4543" w:rsidP="00D02E1C">
            <w:pPr>
              <w:pStyle w:val="CRCoverPage"/>
              <w:numPr>
                <w:ilvl w:val="0"/>
                <w:numId w:val="2"/>
              </w:numPr>
              <w:spacing w:after="0"/>
              <w:rPr>
                <w:noProof/>
                <w:lang w:eastAsia="zh-CN"/>
              </w:rPr>
            </w:pPr>
            <w:r>
              <w:rPr>
                <w:noProof/>
                <w:lang w:eastAsia="zh-CN"/>
              </w:rPr>
              <w:t>PCF-initiated UE policy association termination is corrected in the figure.</w:t>
            </w:r>
            <w:del w:id="1" w:author="Xiaomi" w:date="2026-03-08T19:55:00Z">
              <w:r w:rsidDel="006E4543">
                <w:rPr>
                  <w:noProof/>
                  <w:lang w:eastAsia="zh-CN"/>
                </w:rPr>
                <w:delText xml:space="preserve"> </w:delText>
              </w:r>
            </w:del>
          </w:p>
        </w:tc>
      </w:tr>
      <w:tr w:rsidR="00015CB2" w14:paraId="6159E91F" w14:textId="77777777" w:rsidTr="00490806">
        <w:tc>
          <w:tcPr>
            <w:tcW w:w="2694" w:type="dxa"/>
            <w:gridSpan w:val="2"/>
            <w:tcBorders>
              <w:left w:val="single" w:sz="4" w:space="0" w:color="auto"/>
            </w:tcBorders>
          </w:tcPr>
          <w:p w14:paraId="6C06D34E"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5CE53CCA" w14:textId="77777777" w:rsidR="00015CB2" w:rsidRDefault="00015CB2" w:rsidP="00015CB2">
            <w:pPr>
              <w:pStyle w:val="CRCoverPage"/>
              <w:spacing w:after="0"/>
              <w:rPr>
                <w:noProof/>
                <w:sz w:val="8"/>
                <w:szCs w:val="8"/>
              </w:rPr>
            </w:pPr>
          </w:p>
        </w:tc>
      </w:tr>
      <w:tr w:rsidR="00015CB2" w14:paraId="2C55960A" w14:textId="77777777" w:rsidTr="00490806">
        <w:tc>
          <w:tcPr>
            <w:tcW w:w="2694" w:type="dxa"/>
            <w:gridSpan w:val="2"/>
            <w:tcBorders>
              <w:left w:val="single" w:sz="4" w:space="0" w:color="auto"/>
              <w:bottom w:val="single" w:sz="4" w:space="0" w:color="auto"/>
            </w:tcBorders>
          </w:tcPr>
          <w:p w14:paraId="51513F00" w14:textId="77777777" w:rsidR="00015CB2" w:rsidRDefault="00015CB2" w:rsidP="00015CB2">
            <w:pPr>
              <w:pStyle w:val="CRCoverPage"/>
              <w:tabs>
                <w:tab w:val="right" w:pos="2184"/>
              </w:tabs>
              <w:spacing w:after="0"/>
              <w:rPr>
                <w:b/>
                <w:i/>
                <w:noProof/>
              </w:rPr>
            </w:pPr>
            <w:r>
              <w:rPr>
                <w:b/>
                <w:i/>
                <w:noProof/>
              </w:rPr>
              <w:t>Consequences if not approved:</w:t>
            </w:r>
          </w:p>
        </w:tc>
        <w:tc>
          <w:tcPr>
            <w:tcW w:w="6946" w:type="dxa"/>
            <w:gridSpan w:val="9"/>
            <w:tcBorders>
              <w:bottom w:val="single" w:sz="4" w:space="0" w:color="auto"/>
              <w:right w:val="single" w:sz="4" w:space="0" w:color="auto"/>
            </w:tcBorders>
            <w:shd w:val="pct30" w:color="FFFF00" w:fill="auto"/>
          </w:tcPr>
          <w:p w14:paraId="34EABCB1" w14:textId="202E203B" w:rsidR="00015CB2" w:rsidRDefault="006E4543" w:rsidP="00015CB2">
            <w:pPr>
              <w:pStyle w:val="CRCoverPage"/>
              <w:spacing w:after="0"/>
              <w:ind w:left="100"/>
              <w:rPr>
                <w:noProof/>
                <w:lang w:eastAsia="zh-CN"/>
              </w:rPr>
            </w:pPr>
            <w:r>
              <w:rPr>
                <w:noProof/>
                <w:lang w:eastAsia="zh-CN"/>
              </w:rPr>
              <w:t>Incorrect procedure. UE policy stored at UE can’t be removed which leads to insistent between UE and network.</w:t>
            </w:r>
          </w:p>
        </w:tc>
      </w:tr>
      <w:tr w:rsidR="00015CB2" w14:paraId="67114C7C" w14:textId="77777777" w:rsidTr="00490806">
        <w:tc>
          <w:tcPr>
            <w:tcW w:w="2694" w:type="dxa"/>
            <w:gridSpan w:val="2"/>
          </w:tcPr>
          <w:p w14:paraId="6A69B8E6" w14:textId="77777777" w:rsidR="00015CB2" w:rsidRDefault="00015CB2" w:rsidP="00015CB2">
            <w:pPr>
              <w:pStyle w:val="CRCoverPage"/>
              <w:spacing w:after="0"/>
              <w:rPr>
                <w:b/>
                <w:i/>
                <w:noProof/>
                <w:sz w:val="8"/>
                <w:szCs w:val="8"/>
              </w:rPr>
            </w:pPr>
          </w:p>
        </w:tc>
        <w:tc>
          <w:tcPr>
            <w:tcW w:w="6946" w:type="dxa"/>
            <w:gridSpan w:val="9"/>
          </w:tcPr>
          <w:p w14:paraId="74E74364" w14:textId="77777777" w:rsidR="00015CB2" w:rsidRDefault="00015CB2" w:rsidP="00015CB2">
            <w:pPr>
              <w:pStyle w:val="CRCoverPage"/>
              <w:spacing w:after="0"/>
              <w:rPr>
                <w:noProof/>
                <w:sz w:val="8"/>
                <w:szCs w:val="8"/>
              </w:rPr>
            </w:pPr>
          </w:p>
        </w:tc>
      </w:tr>
      <w:tr w:rsidR="00015CB2" w14:paraId="541F1416" w14:textId="77777777" w:rsidTr="00490806">
        <w:tc>
          <w:tcPr>
            <w:tcW w:w="2694" w:type="dxa"/>
            <w:gridSpan w:val="2"/>
            <w:tcBorders>
              <w:top w:val="single" w:sz="4" w:space="0" w:color="auto"/>
              <w:left w:val="single" w:sz="4" w:space="0" w:color="auto"/>
            </w:tcBorders>
          </w:tcPr>
          <w:p w14:paraId="1DB02650" w14:textId="77777777" w:rsidR="00015CB2" w:rsidRDefault="00015CB2" w:rsidP="00015CB2">
            <w:pPr>
              <w:pStyle w:val="CRCoverPage"/>
              <w:tabs>
                <w:tab w:val="right" w:pos="2184"/>
              </w:tabs>
              <w:spacing w:after="0"/>
              <w:rPr>
                <w:b/>
                <w:i/>
                <w:noProof/>
              </w:rPr>
            </w:pPr>
            <w:r>
              <w:rPr>
                <w:b/>
                <w:i/>
                <w:noProof/>
              </w:rPr>
              <w:t>Clauses affected:</w:t>
            </w:r>
          </w:p>
        </w:tc>
        <w:tc>
          <w:tcPr>
            <w:tcW w:w="6946" w:type="dxa"/>
            <w:gridSpan w:val="9"/>
            <w:tcBorders>
              <w:top w:val="single" w:sz="4" w:space="0" w:color="auto"/>
              <w:right w:val="single" w:sz="4" w:space="0" w:color="auto"/>
            </w:tcBorders>
            <w:shd w:val="pct30" w:color="FFFF00" w:fill="auto"/>
          </w:tcPr>
          <w:p w14:paraId="09BA88CF" w14:textId="6F0C1D80" w:rsidR="00015CB2" w:rsidRDefault="009555F2" w:rsidP="00015CB2">
            <w:pPr>
              <w:pStyle w:val="CRCoverPage"/>
              <w:spacing w:after="0"/>
              <w:ind w:left="100"/>
              <w:rPr>
                <w:noProof/>
              </w:rPr>
            </w:pPr>
            <w:r>
              <w:rPr>
                <w:noProof/>
              </w:rPr>
              <w:t>4</w:t>
            </w:r>
            <w:r w:rsidR="00634870">
              <w:rPr>
                <w:noProof/>
              </w:rPr>
              <w:t>.</w:t>
            </w:r>
            <w:r w:rsidR="006278E7">
              <w:rPr>
                <w:noProof/>
              </w:rPr>
              <w:t>16.13.2</w:t>
            </w:r>
            <w:r w:rsidR="00634870">
              <w:rPr>
                <w:noProof/>
              </w:rPr>
              <w:t xml:space="preserve"> </w:t>
            </w:r>
          </w:p>
        </w:tc>
      </w:tr>
      <w:tr w:rsidR="00015CB2" w14:paraId="2CD264EA" w14:textId="77777777" w:rsidTr="00490806">
        <w:tc>
          <w:tcPr>
            <w:tcW w:w="2694" w:type="dxa"/>
            <w:gridSpan w:val="2"/>
            <w:tcBorders>
              <w:left w:val="single" w:sz="4" w:space="0" w:color="auto"/>
            </w:tcBorders>
          </w:tcPr>
          <w:p w14:paraId="4752743F" w14:textId="77777777" w:rsidR="00015CB2" w:rsidRDefault="00015CB2" w:rsidP="00015CB2">
            <w:pPr>
              <w:pStyle w:val="CRCoverPage"/>
              <w:spacing w:after="0"/>
              <w:rPr>
                <w:b/>
                <w:i/>
                <w:noProof/>
                <w:sz w:val="8"/>
                <w:szCs w:val="8"/>
              </w:rPr>
            </w:pPr>
          </w:p>
        </w:tc>
        <w:tc>
          <w:tcPr>
            <w:tcW w:w="6946" w:type="dxa"/>
            <w:gridSpan w:val="9"/>
            <w:tcBorders>
              <w:right w:val="single" w:sz="4" w:space="0" w:color="auto"/>
            </w:tcBorders>
          </w:tcPr>
          <w:p w14:paraId="41427013" w14:textId="77777777" w:rsidR="00015CB2" w:rsidRDefault="00015CB2" w:rsidP="00015CB2">
            <w:pPr>
              <w:pStyle w:val="CRCoverPage"/>
              <w:spacing w:after="0"/>
              <w:rPr>
                <w:noProof/>
                <w:sz w:val="8"/>
                <w:szCs w:val="8"/>
              </w:rPr>
            </w:pPr>
          </w:p>
        </w:tc>
      </w:tr>
      <w:tr w:rsidR="00015CB2" w14:paraId="22A8D148" w14:textId="77777777" w:rsidTr="00490806">
        <w:tc>
          <w:tcPr>
            <w:tcW w:w="2694" w:type="dxa"/>
            <w:gridSpan w:val="2"/>
            <w:tcBorders>
              <w:left w:val="single" w:sz="4" w:space="0" w:color="auto"/>
            </w:tcBorders>
          </w:tcPr>
          <w:p w14:paraId="1E7640F2" w14:textId="77777777" w:rsidR="00015CB2" w:rsidRDefault="00015CB2" w:rsidP="00015CB2">
            <w:pPr>
              <w:pStyle w:val="CRCoverPage"/>
              <w:tabs>
                <w:tab w:val="right" w:pos="2184"/>
              </w:tabs>
              <w:spacing w:after="0"/>
              <w:rPr>
                <w:b/>
                <w:i/>
                <w:noProof/>
              </w:rPr>
            </w:pPr>
          </w:p>
        </w:tc>
        <w:tc>
          <w:tcPr>
            <w:tcW w:w="284" w:type="dxa"/>
            <w:tcBorders>
              <w:top w:val="single" w:sz="4" w:space="0" w:color="auto"/>
              <w:left w:val="single" w:sz="4" w:space="0" w:color="auto"/>
              <w:bottom w:val="single" w:sz="4" w:space="0" w:color="auto"/>
            </w:tcBorders>
          </w:tcPr>
          <w:p w14:paraId="39A658E2" w14:textId="77777777" w:rsidR="00015CB2" w:rsidRDefault="00015CB2" w:rsidP="00015CB2">
            <w:pPr>
              <w:pStyle w:val="CRCoverPage"/>
              <w:spacing w:after="0"/>
              <w:jc w:val="center"/>
              <w:rPr>
                <w:b/>
                <w:caps/>
                <w:noProof/>
              </w:rPr>
            </w:pPr>
            <w:r>
              <w:rPr>
                <w:b/>
                <w:caps/>
                <w:noProof/>
              </w:rPr>
              <w:t>Y</w:t>
            </w:r>
          </w:p>
        </w:tc>
        <w:tc>
          <w:tcPr>
            <w:tcW w:w="284" w:type="dxa"/>
            <w:tcBorders>
              <w:top w:val="single" w:sz="4" w:space="0" w:color="auto"/>
              <w:left w:val="single" w:sz="4" w:space="0" w:color="auto"/>
              <w:bottom w:val="single" w:sz="4" w:space="0" w:color="auto"/>
              <w:right w:val="single" w:sz="4" w:space="0" w:color="auto"/>
            </w:tcBorders>
            <w:shd w:val="clear" w:color="FFFF00" w:fill="auto"/>
          </w:tcPr>
          <w:p w14:paraId="3DACAF31" w14:textId="77777777" w:rsidR="00015CB2" w:rsidRDefault="00015CB2" w:rsidP="00015CB2">
            <w:pPr>
              <w:pStyle w:val="CRCoverPage"/>
              <w:spacing w:after="0"/>
              <w:jc w:val="center"/>
              <w:rPr>
                <w:b/>
                <w:caps/>
                <w:noProof/>
              </w:rPr>
            </w:pPr>
            <w:r>
              <w:rPr>
                <w:b/>
                <w:caps/>
                <w:noProof/>
              </w:rPr>
              <w:t>N</w:t>
            </w:r>
          </w:p>
        </w:tc>
        <w:tc>
          <w:tcPr>
            <w:tcW w:w="2977" w:type="dxa"/>
            <w:gridSpan w:val="4"/>
          </w:tcPr>
          <w:p w14:paraId="24C9C385" w14:textId="77777777" w:rsidR="00015CB2" w:rsidRDefault="00015CB2" w:rsidP="00015CB2">
            <w:pPr>
              <w:pStyle w:val="CRCoverPage"/>
              <w:tabs>
                <w:tab w:val="right" w:pos="2893"/>
              </w:tabs>
              <w:spacing w:after="0"/>
              <w:rPr>
                <w:noProof/>
              </w:rPr>
            </w:pPr>
          </w:p>
        </w:tc>
        <w:tc>
          <w:tcPr>
            <w:tcW w:w="3401" w:type="dxa"/>
            <w:gridSpan w:val="3"/>
            <w:tcBorders>
              <w:right w:val="single" w:sz="4" w:space="0" w:color="auto"/>
            </w:tcBorders>
            <w:shd w:val="clear" w:color="FFFF00" w:fill="auto"/>
          </w:tcPr>
          <w:p w14:paraId="6B5E7B30" w14:textId="77777777" w:rsidR="00015CB2" w:rsidRDefault="00015CB2" w:rsidP="00015CB2">
            <w:pPr>
              <w:pStyle w:val="CRCoverPage"/>
              <w:spacing w:after="0"/>
              <w:ind w:left="99"/>
              <w:rPr>
                <w:noProof/>
              </w:rPr>
            </w:pPr>
          </w:p>
        </w:tc>
      </w:tr>
      <w:tr w:rsidR="00015CB2" w14:paraId="2B38F56A" w14:textId="77777777" w:rsidTr="00490806">
        <w:tc>
          <w:tcPr>
            <w:tcW w:w="2694" w:type="dxa"/>
            <w:gridSpan w:val="2"/>
            <w:tcBorders>
              <w:left w:val="single" w:sz="4" w:space="0" w:color="auto"/>
            </w:tcBorders>
          </w:tcPr>
          <w:p w14:paraId="41717FE9" w14:textId="77777777" w:rsidR="00015CB2" w:rsidRDefault="00015CB2" w:rsidP="00015CB2">
            <w:pPr>
              <w:pStyle w:val="CRCoverPage"/>
              <w:tabs>
                <w:tab w:val="right" w:pos="2184"/>
              </w:tabs>
              <w:spacing w:after="0"/>
              <w:rPr>
                <w:b/>
                <w:i/>
                <w:noProof/>
              </w:rPr>
            </w:pPr>
            <w:r>
              <w:rPr>
                <w:b/>
                <w:i/>
                <w:noProof/>
              </w:rPr>
              <w:t>Other specs</w:t>
            </w:r>
          </w:p>
        </w:tc>
        <w:tc>
          <w:tcPr>
            <w:tcW w:w="284" w:type="dxa"/>
            <w:tcBorders>
              <w:top w:val="single" w:sz="4" w:space="0" w:color="auto"/>
              <w:left w:val="single" w:sz="4" w:space="0" w:color="auto"/>
              <w:bottom w:val="single" w:sz="4" w:space="0" w:color="auto"/>
            </w:tcBorders>
            <w:shd w:val="pct25" w:color="FFFF00" w:fill="auto"/>
          </w:tcPr>
          <w:p w14:paraId="3A44F5CC"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02965906" w14:textId="68AE7A64" w:rsidR="00015CB2" w:rsidRDefault="00015CB2" w:rsidP="00015CB2">
            <w:pPr>
              <w:pStyle w:val="CRCoverPage"/>
              <w:spacing w:after="0"/>
              <w:jc w:val="center"/>
              <w:rPr>
                <w:b/>
                <w:caps/>
                <w:noProof/>
              </w:rPr>
            </w:pPr>
            <w:r>
              <w:rPr>
                <w:b/>
                <w:caps/>
                <w:noProof/>
              </w:rPr>
              <w:t>X</w:t>
            </w:r>
          </w:p>
        </w:tc>
        <w:tc>
          <w:tcPr>
            <w:tcW w:w="2977" w:type="dxa"/>
            <w:gridSpan w:val="4"/>
          </w:tcPr>
          <w:p w14:paraId="5CE1DA59" w14:textId="77777777" w:rsidR="00015CB2" w:rsidRDefault="00015CB2" w:rsidP="00015CB2">
            <w:pPr>
              <w:pStyle w:val="CRCoverPage"/>
              <w:tabs>
                <w:tab w:val="right" w:pos="2893"/>
              </w:tabs>
              <w:spacing w:after="0"/>
              <w:rPr>
                <w:noProof/>
              </w:rPr>
            </w:pPr>
            <w:r>
              <w:rPr>
                <w:noProof/>
              </w:rPr>
              <w:t xml:space="preserve"> Other core specifications</w:t>
            </w:r>
            <w:r>
              <w:rPr>
                <w:noProof/>
              </w:rPr>
              <w:tab/>
            </w:r>
          </w:p>
        </w:tc>
        <w:tc>
          <w:tcPr>
            <w:tcW w:w="3401" w:type="dxa"/>
            <w:gridSpan w:val="3"/>
            <w:tcBorders>
              <w:right w:val="single" w:sz="4" w:space="0" w:color="auto"/>
            </w:tcBorders>
            <w:shd w:val="pct30" w:color="FFFF00" w:fill="auto"/>
          </w:tcPr>
          <w:p w14:paraId="5F8277C0" w14:textId="77777777" w:rsidR="00015CB2" w:rsidRDefault="00015CB2" w:rsidP="00015CB2">
            <w:pPr>
              <w:pStyle w:val="CRCoverPage"/>
              <w:spacing w:after="0"/>
              <w:ind w:left="99"/>
              <w:rPr>
                <w:noProof/>
              </w:rPr>
            </w:pPr>
            <w:r>
              <w:rPr>
                <w:noProof/>
              </w:rPr>
              <w:t xml:space="preserve">TS/TR ... CR ... </w:t>
            </w:r>
          </w:p>
        </w:tc>
      </w:tr>
      <w:tr w:rsidR="00015CB2" w14:paraId="76027BF0" w14:textId="77777777" w:rsidTr="00490806">
        <w:tc>
          <w:tcPr>
            <w:tcW w:w="2694" w:type="dxa"/>
            <w:gridSpan w:val="2"/>
            <w:tcBorders>
              <w:left w:val="single" w:sz="4" w:space="0" w:color="auto"/>
            </w:tcBorders>
          </w:tcPr>
          <w:p w14:paraId="432BB63B" w14:textId="77777777" w:rsidR="00015CB2" w:rsidRDefault="00015CB2" w:rsidP="00015CB2">
            <w:pPr>
              <w:pStyle w:val="CRCoverPage"/>
              <w:spacing w:after="0"/>
              <w:rPr>
                <w:b/>
                <w:i/>
                <w:noProof/>
              </w:rPr>
            </w:pPr>
            <w:r>
              <w:rPr>
                <w:b/>
                <w:i/>
                <w:noProof/>
              </w:rPr>
              <w:t>affected:</w:t>
            </w:r>
          </w:p>
        </w:tc>
        <w:tc>
          <w:tcPr>
            <w:tcW w:w="284" w:type="dxa"/>
            <w:tcBorders>
              <w:top w:val="single" w:sz="4" w:space="0" w:color="auto"/>
              <w:left w:val="single" w:sz="4" w:space="0" w:color="auto"/>
              <w:bottom w:val="single" w:sz="4" w:space="0" w:color="auto"/>
            </w:tcBorders>
            <w:shd w:val="pct25" w:color="FFFF00" w:fill="auto"/>
          </w:tcPr>
          <w:p w14:paraId="7EFABD49"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743CA123" w14:textId="245AA69D" w:rsidR="00015CB2" w:rsidRDefault="00015CB2" w:rsidP="00015CB2">
            <w:pPr>
              <w:pStyle w:val="CRCoverPage"/>
              <w:spacing w:after="0"/>
              <w:jc w:val="center"/>
              <w:rPr>
                <w:b/>
                <w:caps/>
                <w:noProof/>
              </w:rPr>
            </w:pPr>
            <w:r>
              <w:rPr>
                <w:b/>
                <w:caps/>
                <w:noProof/>
              </w:rPr>
              <w:t>X</w:t>
            </w:r>
          </w:p>
        </w:tc>
        <w:tc>
          <w:tcPr>
            <w:tcW w:w="2977" w:type="dxa"/>
            <w:gridSpan w:val="4"/>
          </w:tcPr>
          <w:p w14:paraId="54FEB339" w14:textId="77777777" w:rsidR="00015CB2" w:rsidRDefault="00015CB2" w:rsidP="00015CB2">
            <w:pPr>
              <w:pStyle w:val="CRCoverPage"/>
              <w:spacing w:after="0"/>
              <w:rPr>
                <w:noProof/>
              </w:rPr>
            </w:pPr>
            <w:r>
              <w:rPr>
                <w:noProof/>
              </w:rPr>
              <w:t xml:space="preserve"> Test specifications</w:t>
            </w:r>
          </w:p>
        </w:tc>
        <w:tc>
          <w:tcPr>
            <w:tcW w:w="3401" w:type="dxa"/>
            <w:gridSpan w:val="3"/>
            <w:tcBorders>
              <w:right w:val="single" w:sz="4" w:space="0" w:color="auto"/>
            </w:tcBorders>
            <w:shd w:val="pct30" w:color="FFFF00" w:fill="auto"/>
          </w:tcPr>
          <w:p w14:paraId="4A2E871F" w14:textId="77777777" w:rsidR="00015CB2" w:rsidRDefault="00015CB2" w:rsidP="00015CB2">
            <w:pPr>
              <w:pStyle w:val="CRCoverPage"/>
              <w:spacing w:after="0"/>
              <w:ind w:left="99"/>
              <w:rPr>
                <w:noProof/>
              </w:rPr>
            </w:pPr>
            <w:r>
              <w:rPr>
                <w:noProof/>
              </w:rPr>
              <w:t xml:space="preserve">TS/TR ... CR ... </w:t>
            </w:r>
          </w:p>
        </w:tc>
      </w:tr>
      <w:tr w:rsidR="00015CB2" w14:paraId="62189EF6" w14:textId="77777777" w:rsidTr="00490806">
        <w:tc>
          <w:tcPr>
            <w:tcW w:w="2694" w:type="dxa"/>
            <w:gridSpan w:val="2"/>
            <w:tcBorders>
              <w:left w:val="single" w:sz="4" w:space="0" w:color="auto"/>
            </w:tcBorders>
          </w:tcPr>
          <w:p w14:paraId="5859918F" w14:textId="77777777" w:rsidR="00015CB2" w:rsidRDefault="00015CB2" w:rsidP="00015CB2">
            <w:pPr>
              <w:pStyle w:val="CRCoverPage"/>
              <w:spacing w:after="0"/>
              <w:rPr>
                <w:b/>
                <w:i/>
                <w:noProof/>
              </w:rPr>
            </w:pPr>
            <w:r>
              <w:rPr>
                <w:b/>
                <w:i/>
                <w:noProof/>
              </w:rPr>
              <w:t>(show related CRs)</w:t>
            </w:r>
          </w:p>
        </w:tc>
        <w:tc>
          <w:tcPr>
            <w:tcW w:w="284" w:type="dxa"/>
            <w:tcBorders>
              <w:top w:val="single" w:sz="4" w:space="0" w:color="auto"/>
              <w:left w:val="single" w:sz="4" w:space="0" w:color="auto"/>
              <w:bottom w:val="single" w:sz="4" w:space="0" w:color="auto"/>
            </w:tcBorders>
            <w:shd w:val="pct25" w:color="FFFF00" w:fill="auto"/>
          </w:tcPr>
          <w:p w14:paraId="7F320006" w14:textId="77777777" w:rsidR="00015CB2" w:rsidRDefault="00015CB2" w:rsidP="00015CB2">
            <w:pPr>
              <w:pStyle w:val="CRCoverPage"/>
              <w:spacing w:after="0"/>
              <w:jc w:val="center"/>
              <w:rPr>
                <w:b/>
                <w:caps/>
                <w:noProof/>
              </w:rPr>
            </w:pPr>
          </w:p>
        </w:tc>
        <w:tc>
          <w:tcPr>
            <w:tcW w:w="284" w:type="dxa"/>
            <w:tcBorders>
              <w:top w:val="single" w:sz="4" w:space="0" w:color="auto"/>
              <w:left w:val="single" w:sz="4" w:space="0" w:color="auto"/>
              <w:bottom w:val="single" w:sz="4" w:space="0" w:color="auto"/>
              <w:right w:val="single" w:sz="4" w:space="0" w:color="auto"/>
            </w:tcBorders>
            <w:shd w:val="pct30" w:color="FFFF00" w:fill="auto"/>
          </w:tcPr>
          <w:p w14:paraId="3C37E7A8" w14:textId="44B68E5B" w:rsidR="00015CB2" w:rsidRDefault="00015CB2" w:rsidP="00015CB2">
            <w:pPr>
              <w:pStyle w:val="CRCoverPage"/>
              <w:spacing w:after="0"/>
              <w:jc w:val="center"/>
              <w:rPr>
                <w:b/>
                <w:caps/>
                <w:noProof/>
              </w:rPr>
            </w:pPr>
            <w:r>
              <w:rPr>
                <w:b/>
                <w:caps/>
                <w:noProof/>
              </w:rPr>
              <w:t>X</w:t>
            </w:r>
          </w:p>
        </w:tc>
        <w:tc>
          <w:tcPr>
            <w:tcW w:w="2977" w:type="dxa"/>
            <w:gridSpan w:val="4"/>
          </w:tcPr>
          <w:p w14:paraId="47BEED13" w14:textId="77777777" w:rsidR="00015CB2" w:rsidRDefault="00015CB2" w:rsidP="00015CB2">
            <w:pPr>
              <w:pStyle w:val="CRCoverPage"/>
              <w:spacing w:after="0"/>
              <w:rPr>
                <w:noProof/>
              </w:rPr>
            </w:pPr>
            <w:r>
              <w:rPr>
                <w:noProof/>
              </w:rPr>
              <w:t xml:space="preserve"> O&amp;M Specifications</w:t>
            </w:r>
          </w:p>
        </w:tc>
        <w:tc>
          <w:tcPr>
            <w:tcW w:w="3401" w:type="dxa"/>
            <w:gridSpan w:val="3"/>
            <w:tcBorders>
              <w:right w:val="single" w:sz="4" w:space="0" w:color="auto"/>
            </w:tcBorders>
            <w:shd w:val="pct30" w:color="FFFF00" w:fill="auto"/>
          </w:tcPr>
          <w:p w14:paraId="0299D1F7" w14:textId="77777777" w:rsidR="00015CB2" w:rsidRDefault="00015CB2" w:rsidP="00015CB2">
            <w:pPr>
              <w:pStyle w:val="CRCoverPage"/>
              <w:spacing w:after="0"/>
              <w:ind w:left="99"/>
              <w:rPr>
                <w:noProof/>
              </w:rPr>
            </w:pPr>
            <w:r>
              <w:rPr>
                <w:noProof/>
              </w:rPr>
              <w:t xml:space="preserve">TS/TR ... CR ... </w:t>
            </w:r>
          </w:p>
        </w:tc>
      </w:tr>
      <w:tr w:rsidR="00015CB2" w14:paraId="713562BC" w14:textId="77777777" w:rsidTr="00490806">
        <w:tc>
          <w:tcPr>
            <w:tcW w:w="2694" w:type="dxa"/>
            <w:gridSpan w:val="2"/>
            <w:tcBorders>
              <w:left w:val="single" w:sz="4" w:space="0" w:color="auto"/>
            </w:tcBorders>
          </w:tcPr>
          <w:p w14:paraId="65971FFB" w14:textId="77777777" w:rsidR="00015CB2" w:rsidRDefault="00015CB2" w:rsidP="00015CB2">
            <w:pPr>
              <w:pStyle w:val="CRCoverPage"/>
              <w:spacing w:after="0"/>
              <w:rPr>
                <w:b/>
                <w:i/>
                <w:noProof/>
              </w:rPr>
            </w:pPr>
          </w:p>
        </w:tc>
        <w:tc>
          <w:tcPr>
            <w:tcW w:w="6946" w:type="dxa"/>
            <w:gridSpan w:val="9"/>
            <w:tcBorders>
              <w:right w:val="single" w:sz="4" w:space="0" w:color="auto"/>
            </w:tcBorders>
          </w:tcPr>
          <w:p w14:paraId="71B2BE24" w14:textId="77777777" w:rsidR="00015CB2" w:rsidRDefault="00015CB2" w:rsidP="00015CB2">
            <w:pPr>
              <w:pStyle w:val="CRCoverPage"/>
              <w:spacing w:after="0"/>
              <w:rPr>
                <w:noProof/>
              </w:rPr>
            </w:pPr>
          </w:p>
        </w:tc>
      </w:tr>
      <w:tr w:rsidR="00015CB2" w14:paraId="0AAE26A8" w14:textId="77777777" w:rsidTr="00490806">
        <w:tc>
          <w:tcPr>
            <w:tcW w:w="2694" w:type="dxa"/>
            <w:gridSpan w:val="2"/>
            <w:tcBorders>
              <w:left w:val="single" w:sz="4" w:space="0" w:color="auto"/>
              <w:bottom w:val="single" w:sz="4" w:space="0" w:color="auto"/>
            </w:tcBorders>
          </w:tcPr>
          <w:p w14:paraId="2819C9A6" w14:textId="77777777" w:rsidR="00015CB2" w:rsidRDefault="00015CB2" w:rsidP="00015CB2">
            <w:pPr>
              <w:pStyle w:val="CRCoverPage"/>
              <w:tabs>
                <w:tab w:val="right" w:pos="2184"/>
              </w:tabs>
              <w:spacing w:after="0"/>
              <w:rPr>
                <w:b/>
                <w:i/>
                <w:noProof/>
              </w:rPr>
            </w:pPr>
            <w:r>
              <w:rPr>
                <w:b/>
                <w:i/>
                <w:noProof/>
              </w:rPr>
              <w:t>Other comments:</w:t>
            </w:r>
          </w:p>
        </w:tc>
        <w:tc>
          <w:tcPr>
            <w:tcW w:w="6946" w:type="dxa"/>
            <w:gridSpan w:val="9"/>
            <w:tcBorders>
              <w:bottom w:val="single" w:sz="4" w:space="0" w:color="auto"/>
              <w:right w:val="single" w:sz="4" w:space="0" w:color="auto"/>
            </w:tcBorders>
            <w:shd w:val="pct30" w:color="FFFF00" w:fill="auto"/>
          </w:tcPr>
          <w:p w14:paraId="0059A8D2" w14:textId="77777777" w:rsidR="00015CB2" w:rsidRDefault="00015CB2" w:rsidP="00015CB2">
            <w:pPr>
              <w:pStyle w:val="CRCoverPage"/>
              <w:spacing w:after="0"/>
              <w:ind w:left="100"/>
              <w:rPr>
                <w:noProof/>
              </w:rPr>
            </w:pPr>
          </w:p>
        </w:tc>
      </w:tr>
      <w:tr w:rsidR="00015CB2" w:rsidRPr="008863B9" w14:paraId="3F8E161A" w14:textId="77777777" w:rsidTr="00490806">
        <w:tc>
          <w:tcPr>
            <w:tcW w:w="2694" w:type="dxa"/>
            <w:gridSpan w:val="2"/>
            <w:tcBorders>
              <w:top w:val="single" w:sz="4" w:space="0" w:color="auto"/>
              <w:bottom w:val="single" w:sz="4" w:space="0" w:color="auto"/>
            </w:tcBorders>
          </w:tcPr>
          <w:p w14:paraId="560DAE82" w14:textId="77777777" w:rsidR="00015CB2" w:rsidRPr="008863B9" w:rsidRDefault="00015CB2" w:rsidP="00015CB2">
            <w:pPr>
              <w:pStyle w:val="CRCoverPage"/>
              <w:tabs>
                <w:tab w:val="right" w:pos="2184"/>
              </w:tabs>
              <w:spacing w:after="0"/>
              <w:rPr>
                <w:b/>
                <w:i/>
                <w:noProof/>
                <w:sz w:val="8"/>
                <w:szCs w:val="8"/>
              </w:rPr>
            </w:pPr>
          </w:p>
        </w:tc>
        <w:tc>
          <w:tcPr>
            <w:tcW w:w="6946" w:type="dxa"/>
            <w:gridSpan w:val="9"/>
            <w:tcBorders>
              <w:top w:val="single" w:sz="4" w:space="0" w:color="auto"/>
              <w:bottom w:val="single" w:sz="4" w:space="0" w:color="auto"/>
            </w:tcBorders>
            <w:shd w:val="solid" w:color="FFFFFF" w:themeColor="background1" w:fill="auto"/>
          </w:tcPr>
          <w:p w14:paraId="65EC9146" w14:textId="77777777" w:rsidR="00015CB2" w:rsidRPr="008863B9" w:rsidRDefault="00015CB2" w:rsidP="00015CB2">
            <w:pPr>
              <w:pStyle w:val="CRCoverPage"/>
              <w:spacing w:after="0"/>
              <w:ind w:left="100"/>
              <w:rPr>
                <w:noProof/>
                <w:sz w:val="8"/>
                <w:szCs w:val="8"/>
              </w:rPr>
            </w:pPr>
          </w:p>
        </w:tc>
      </w:tr>
      <w:tr w:rsidR="00015CB2" w14:paraId="591AC934" w14:textId="77777777" w:rsidTr="00490806">
        <w:tc>
          <w:tcPr>
            <w:tcW w:w="2694" w:type="dxa"/>
            <w:gridSpan w:val="2"/>
            <w:tcBorders>
              <w:top w:val="single" w:sz="4" w:space="0" w:color="auto"/>
              <w:left w:val="single" w:sz="4" w:space="0" w:color="auto"/>
              <w:bottom w:val="single" w:sz="4" w:space="0" w:color="auto"/>
            </w:tcBorders>
          </w:tcPr>
          <w:p w14:paraId="48F2BDF5" w14:textId="77777777" w:rsidR="00015CB2" w:rsidRDefault="00015CB2" w:rsidP="00015CB2">
            <w:pPr>
              <w:pStyle w:val="CRCoverPage"/>
              <w:tabs>
                <w:tab w:val="right" w:pos="2184"/>
              </w:tabs>
              <w:spacing w:after="0"/>
              <w:rPr>
                <w:b/>
                <w:i/>
                <w:noProof/>
              </w:rPr>
            </w:pPr>
            <w:r>
              <w:rPr>
                <w:b/>
                <w:i/>
                <w:noProof/>
              </w:rPr>
              <w:t>This CR's revision history:</w:t>
            </w:r>
          </w:p>
        </w:tc>
        <w:tc>
          <w:tcPr>
            <w:tcW w:w="6946" w:type="dxa"/>
            <w:gridSpan w:val="9"/>
            <w:tcBorders>
              <w:top w:val="single" w:sz="4" w:space="0" w:color="auto"/>
              <w:bottom w:val="single" w:sz="4" w:space="0" w:color="auto"/>
              <w:right w:val="single" w:sz="4" w:space="0" w:color="auto"/>
            </w:tcBorders>
            <w:shd w:val="pct30" w:color="FFFF00" w:fill="auto"/>
          </w:tcPr>
          <w:p w14:paraId="236E4A08" w14:textId="77777777" w:rsidR="00015CB2" w:rsidRDefault="00015CB2" w:rsidP="00015CB2">
            <w:pPr>
              <w:pStyle w:val="CRCoverPage"/>
              <w:spacing w:after="0"/>
              <w:ind w:left="100"/>
              <w:rPr>
                <w:noProof/>
              </w:rPr>
            </w:pPr>
          </w:p>
        </w:tc>
      </w:tr>
    </w:tbl>
    <w:p w14:paraId="73A5C7D9" w14:textId="77777777" w:rsidR="001E41F3" w:rsidRDefault="001E41F3">
      <w:pPr>
        <w:rPr>
          <w:noProof/>
        </w:rPr>
        <w:sectPr w:rsidR="001E41F3" w:rsidSect="00865573">
          <w:headerReference w:type="even" r:id="rId14"/>
          <w:footnotePr>
            <w:numRestart w:val="eachSect"/>
          </w:footnotePr>
          <w:pgSz w:w="11907" w:h="16840" w:code="9"/>
          <w:pgMar w:top="1418" w:right="1134" w:bottom="1134" w:left="1134" w:header="680" w:footer="567" w:gutter="0"/>
          <w:cols w:space="720"/>
        </w:sectPr>
      </w:pPr>
    </w:p>
    <w:p w14:paraId="39F0C89E" w14:textId="77777777" w:rsidR="00C66C47" w:rsidRDefault="00C66C47" w:rsidP="00C66C47">
      <w:pPr>
        <w:jc w:val="center"/>
        <w:rPr>
          <w:noProof/>
          <w:color w:val="FF0000"/>
          <w:sz w:val="40"/>
          <w:szCs w:val="40"/>
        </w:rPr>
      </w:pPr>
      <w:r w:rsidRPr="00C66C47">
        <w:rPr>
          <w:noProof/>
          <w:color w:val="FF0000"/>
          <w:sz w:val="40"/>
          <w:szCs w:val="40"/>
        </w:rPr>
        <w:lastRenderedPageBreak/>
        <w:t>************** 1</w:t>
      </w:r>
      <w:r w:rsidRPr="00C66C47">
        <w:rPr>
          <w:noProof/>
          <w:color w:val="FF0000"/>
          <w:sz w:val="40"/>
          <w:szCs w:val="40"/>
          <w:vertAlign w:val="superscript"/>
        </w:rPr>
        <w:t>st</w:t>
      </w:r>
      <w:r w:rsidRPr="00C66C47">
        <w:rPr>
          <w:noProof/>
          <w:color w:val="FF0000"/>
          <w:sz w:val="40"/>
          <w:szCs w:val="40"/>
        </w:rPr>
        <w:t xml:space="preserve"> change **************</w:t>
      </w:r>
    </w:p>
    <w:p w14:paraId="53610897" w14:textId="77777777" w:rsidR="000D42D8" w:rsidRPr="00140E21" w:rsidRDefault="000D42D8" w:rsidP="000D42D8">
      <w:pPr>
        <w:pStyle w:val="4"/>
        <w:rPr>
          <w:lang w:eastAsia="zh-CN"/>
        </w:rPr>
      </w:pPr>
      <w:bookmarkStart w:id="2" w:name="_CR4_15_6_7_3"/>
      <w:bookmarkStart w:id="3" w:name="_Toc217026768"/>
      <w:bookmarkEnd w:id="2"/>
      <w:r w:rsidRPr="00140E21">
        <w:rPr>
          <w:lang w:eastAsia="zh-CN"/>
        </w:rPr>
        <w:lastRenderedPageBreak/>
        <w:t>4.16.13.2</w:t>
      </w:r>
      <w:r w:rsidRPr="00140E21">
        <w:rPr>
          <w:lang w:eastAsia="zh-CN"/>
        </w:rPr>
        <w:tab/>
        <w:t>PCF-initiated UE Policy Association Termination</w:t>
      </w:r>
      <w:bookmarkEnd w:id="3"/>
    </w:p>
    <w:bookmarkStart w:id="4" w:name="_MON_1798358864"/>
    <w:bookmarkEnd w:id="4"/>
    <w:p w14:paraId="4C937BCC" w14:textId="7610100C" w:rsidR="000D42D8" w:rsidRDefault="000D42D8" w:rsidP="000D42D8">
      <w:pPr>
        <w:pStyle w:val="TH"/>
        <w:rPr>
          <w:ins w:id="5" w:author="Xiaomi" w:date="2026-03-08T17:34:00Z"/>
          <w:noProof/>
        </w:rPr>
      </w:pPr>
      <w:del w:id="6" w:author="Xiaomi" w:date="2026-03-08T17:34:00Z">
        <w:r w:rsidRPr="00140E21" w:rsidDel="00751B96">
          <w:rPr>
            <w:noProof/>
          </w:rPr>
          <w:object w:dxaOrig="8943" w:dyaOrig="5608" w14:anchorId="686A5C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9pt;height:365.9pt" o:ole="">
              <v:imagedata r:id="rId15" o:title="" cropbottom="-18626f" cropright="-1692f"/>
            </v:shape>
            <o:OLEObject Type="Embed" ProgID="Word.Picture.8" ShapeID="_x0000_i1025" DrawAspect="Content" ObjectID="_1836386370" r:id="rId16"/>
          </w:object>
        </w:r>
      </w:del>
    </w:p>
    <w:bookmarkStart w:id="7" w:name="_MON_1834497465"/>
    <w:bookmarkEnd w:id="7"/>
    <w:p w14:paraId="51308C32" w14:textId="34DEFA2D" w:rsidR="00751B96" w:rsidRDefault="00EC37AC" w:rsidP="000D42D8">
      <w:pPr>
        <w:pStyle w:val="TH"/>
        <w:rPr>
          <w:lang w:eastAsia="zh-CN"/>
        </w:rPr>
      </w:pPr>
      <w:ins w:id="8" w:author="Xiaomi" w:date="2026-03-08T17:34:00Z">
        <w:r w:rsidRPr="00140E21">
          <w:rPr>
            <w:noProof/>
          </w:rPr>
          <w:object w:dxaOrig="8943" w:dyaOrig="5608" w14:anchorId="18A92C8C">
            <v:shape id="_x0000_i1026" type="#_x0000_t75" style="width:460.9pt;height:365.9pt" o:ole="">
              <v:imagedata r:id="rId17" o:title="" cropbottom="-18626f" cropright="-1692f"/>
            </v:shape>
            <o:OLEObject Type="Embed" ProgID="Word.Picture.8" ShapeID="_x0000_i1026" DrawAspect="Content" ObjectID="_1836386371" r:id="rId18"/>
          </w:object>
        </w:r>
      </w:ins>
    </w:p>
    <w:p w14:paraId="51010D03" w14:textId="77777777" w:rsidR="000D42D8" w:rsidRPr="00140E21" w:rsidRDefault="000D42D8" w:rsidP="000D42D8">
      <w:pPr>
        <w:pStyle w:val="TF"/>
        <w:rPr>
          <w:lang w:eastAsia="zh-CN"/>
        </w:rPr>
      </w:pPr>
      <w:bookmarkStart w:id="9" w:name="_CRFigure4_16_13_21"/>
      <w:r w:rsidRPr="00140E21">
        <w:rPr>
          <w:lang w:eastAsia="zh-CN"/>
        </w:rPr>
        <w:t xml:space="preserve">Figure </w:t>
      </w:r>
      <w:bookmarkEnd w:id="9"/>
      <w:r w:rsidRPr="00140E21">
        <w:rPr>
          <w:lang w:eastAsia="zh-CN"/>
        </w:rPr>
        <w:t>4.16.13.2-1: PCF-initiated UE Policy Association Termination</w:t>
      </w:r>
    </w:p>
    <w:p w14:paraId="6183C7F3" w14:textId="77777777" w:rsidR="00723D21" w:rsidRPr="00140E21" w:rsidRDefault="00723D21" w:rsidP="00723D21">
      <w:pPr>
        <w:rPr>
          <w:lang w:eastAsia="zh-CN"/>
        </w:rPr>
      </w:pPr>
      <w:r w:rsidRPr="00140E21">
        <w:rPr>
          <w:lang w:eastAsia="zh-CN"/>
        </w:rPr>
        <w:t>This procedure concerns both roaming and non-roaming scenarios.</w:t>
      </w:r>
    </w:p>
    <w:p w14:paraId="179A957D" w14:textId="77777777" w:rsidR="00723D21" w:rsidRPr="00140E21" w:rsidRDefault="00723D21" w:rsidP="00723D21">
      <w:pPr>
        <w:rPr>
          <w:lang w:eastAsia="zh-CN"/>
        </w:rPr>
      </w:pPr>
      <w:r w:rsidRPr="00140E21">
        <w:rPr>
          <w:lang w:eastAsia="zh-CN"/>
        </w:rPr>
        <w:t>In the non-roaming case, the V-PCF is not involved and the role of the H-PCF is performed by the PCF. For the roaming scenarios, the H-PCF interacts with the V-PCF to request removing Policy Association.</w:t>
      </w:r>
    </w:p>
    <w:p w14:paraId="20659894" w14:textId="77777777" w:rsidR="00723D21" w:rsidRPr="00140E21" w:rsidRDefault="00723D21" w:rsidP="00723D21">
      <w:pPr>
        <w:rPr>
          <w:lang w:eastAsia="zh-CN"/>
        </w:rPr>
      </w:pPr>
      <w:r w:rsidRPr="00140E21">
        <w:rPr>
          <w:lang w:eastAsia="zh-CN"/>
        </w:rPr>
        <w:t>The PCF is subscribed to notification of changes in Data Set "Policy Data" for a UE Policy Association ID.</w:t>
      </w:r>
    </w:p>
    <w:p w14:paraId="749B3A22" w14:textId="77777777" w:rsidR="00723D21" w:rsidRPr="00140E21" w:rsidRDefault="00723D21" w:rsidP="00723D21">
      <w:pPr>
        <w:pStyle w:val="B1"/>
        <w:rPr>
          <w:lang w:eastAsia="zh-CN"/>
        </w:rPr>
      </w:pPr>
      <w:r w:rsidRPr="00140E21">
        <w:rPr>
          <w:lang w:eastAsia="zh-CN"/>
        </w:rPr>
        <w:t>1.</w:t>
      </w:r>
      <w:r w:rsidRPr="00140E21">
        <w:rPr>
          <w:lang w:eastAsia="zh-CN"/>
        </w:rPr>
        <w:tab/>
        <w:t>The Policy data is removed, either the Data Set "Policy Data" or the Data Subset "UE context policy control".</w:t>
      </w:r>
    </w:p>
    <w:p w14:paraId="0212186D" w14:textId="77777777" w:rsidR="00723D21" w:rsidRPr="00140E21" w:rsidRDefault="00723D21" w:rsidP="00723D21">
      <w:pPr>
        <w:pStyle w:val="B1"/>
        <w:rPr>
          <w:lang w:eastAsia="zh-CN"/>
        </w:rPr>
      </w:pPr>
      <w:r w:rsidRPr="00140E21">
        <w:rPr>
          <w:lang w:eastAsia="zh-CN"/>
        </w:rPr>
        <w:t>2.</w:t>
      </w:r>
      <w:r w:rsidRPr="00140E21">
        <w:rPr>
          <w:lang w:eastAsia="zh-CN"/>
        </w:rPr>
        <w:tab/>
        <w:t xml:space="preserve">The UDR sends the </w:t>
      </w:r>
      <w:proofErr w:type="spellStart"/>
      <w:r w:rsidRPr="00140E21">
        <w:rPr>
          <w:lang w:eastAsia="zh-CN"/>
        </w:rPr>
        <w:t>Nudr_DM_Notify_Request</w:t>
      </w:r>
      <w:proofErr w:type="spellEnd"/>
      <w:r w:rsidRPr="00140E21">
        <w:rPr>
          <w:lang w:eastAsia="zh-CN"/>
        </w:rPr>
        <w:t xml:space="preserve"> (Notification correlation Id, Policy Data, SUPI, UE Context Policy Control data, updated data) including the SUPI, the Data Set Identifier, the Data Subset Identifier and the Updated Data including empty "Policy Data" or empty "UE context policy control".</w:t>
      </w:r>
    </w:p>
    <w:p w14:paraId="0B3FBAA2" w14:textId="77777777" w:rsidR="00723D21" w:rsidRPr="00140E21" w:rsidRDefault="00723D21" w:rsidP="00723D21">
      <w:pPr>
        <w:pStyle w:val="B1"/>
        <w:rPr>
          <w:lang w:eastAsia="zh-CN"/>
        </w:rPr>
      </w:pPr>
      <w:r w:rsidRPr="00140E21">
        <w:rPr>
          <w:lang w:eastAsia="zh-CN"/>
        </w:rPr>
        <w:t>3.</w:t>
      </w:r>
      <w:r w:rsidRPr="00140E21">
        <w:rPr>
          <w:lang w:eastAsia="zh-CN"/>
        </w:rPr>
        <w:tab/>
        <w:t xml:space="preserve">The PCF sends the </w:t>
      </w:r>
      <w:proofErr w:type="spellStart"/>
      <w:r w:rsidRPr="00140E21">
        <w:rPr>
          <w:lang w:eastAsia="zh-CN"/>
        </w:rPr>
        <w:t>Nudr_DM_Notify_Response</w:t>
      </w:r>
      <w:proofErr w:type="spellEnd"/>
      <w:r w:rsidRPr="00140E21">
        <w:rPr>
          <w:lang w:eastAsia="zh-CN"/>
        </w:rPr>
        <w:t xml:space="preserve"> to confirm reception and the result to UDR.</w:t>
      </w:r>
    </w:p>
    <w:p w14:paraId="26E792B3" w14:textId="6A6CDC01" w:rsidR="00723D21" w:rsidRDefault="00723D21" w:rsidP="00723D21">
      <w:pPr>
        <w:pStyle w:val="B1"/>
        <w:rPr>
          <w:lang w:eastAsia="zh-CN"/>
        </w:rPr>
      </w:pPr>
      <w:r>
        <w:rPr>
          <w:lang w:eastAsia="zh-CN"/>
        </w:rPr>
        <w:t>4.</w:t>
      </w:r>
      <w:r>
        <w:rPr>
          <w:lang w:eastAsia="zh-CN"/>
        </w:rPr>
        <w:tab/>
        <w:t xml:space="preserve">The PCF may initiate the removal of the UE Policies in the UE by invoking steps </w:t>
      </w:r>
      <w:del w:id="10" w:author="Xiaomi" w:date="2026-03-23T10:10:00Z">
        <w:r w:rsidDel="00723D21">
          <w:rPr>
            <w:lang w:eastAsia="zh-CN"/>
          </w:rPr>
          <w:delText>7, 8 and</w:delText>
        </w:r>
      </w:del>
      <w:ins w:id="11" w:author="Xiaomi" w:date="2026-03-23T10:10:00Z">
        <w:r>
          <w:rPr>
            <w:lang w:eastAsia="zh-CN"/>
          </w:rPr>
          <w:t>3 -</w:t>
        </w:r>
      </w:ins>
      <w:r>
        <w:rPr>
          <w:lang w:eastAsia="zh-CN"/>
        </w:rPr>
        <w:t xml:space="preserve"> 9 of procedure UE Policy Association Modification initiated by the PCF in clause 4.16.12.2. Alternatively, following the same steps from clause 4.16.12.2 the PCF may decide to update the UE Policies in the UE based on a default profile.</w:t>
      </w:r>
    </w:p>
    <w:p w14:paraId="1CF3B031" w14:textId="77777777" w:rsidR="00723D21" w:rsidRPr="00140E21" w:rsidRDefault="00723D21" w:rsidP="00723D21">
      <w:pPr>
        <w:pStyle w:val="B1"/>
        <w:rPr>
          <w:lang w:eastAsia="zh-CN"/>
        </w:rPr>
      </w:pPr>
      <w:r>
        <w:rPr>
          <w:lang w:eastAsia="zh-CN"/>
        </w:rPr>
        <w:t>5</w:t>
      </w:r>
      <w:r w:rsidRPr="00140E21">
        <w:rPr>
          <w:lang w:eastAsia="zh-CN"/>
        </w:rPr>
        <w:t>.</w:t>
      </w:r>
      <w:r w:rsidRPr="00140E21">
        <w:rPr>
          <w:lang w:eastAsia="zh-CN"/>
        </w:rPr>
        <w:tab/>
        <w:t xml:space="preserve">The PCF may notify the AMF of the removal of the UE Policy Association via </w:t>
      </w:r>
      <w:proofErr w:type="spellStart"/>
      <w:r w:rsidRPr="00140E21">
        <w:rPr>
          <w:lang w:eastAsia="zh-CN"/>
        </w:rPr>
        <w:t>Npcf_UEPolicyControl_UpdateNotify</w:t>
      </w:r>
      <w:proofErr w:type="spellEnd"/>
      <w:r w:rsidRPr="00140E21">
        <w:rPr>
          <w:lang w:eastAsia="zh-CN"/>
        </w:rPr>
        <w:t xml:space="preserve"> service operation. Alternatively, the PCF may decide to maintain the Policy Association if a default profile is applied, in this case steps 5</w:t>
      </w:r>
      <w:r>
        <w:rPr>
          <w:lang w:eastAsia="zh-CN"/>
        </w:rPr>
        <w:t>, 6</w:t>
      </w:r>
      <w:r w:rsidRPr="00140E21">
        <w:rPr>
          <w:lang w:eastAsia="zh-CN"/>
        </w:rPr>
        <w:t xml:space="preserve"> and </w:t>
      </w:r>
      <w:r>
        <w:rPr>
          <w:lang w:eastAsia="zh-CN"/>
        </w:rPr>
        <w:t>7</w:t>
      </w:r>
      <w:r w:rsidRPr="00140E21">
        <w:rPr>
          <w:lang w:eastAsia="zh-CN"/>
        </w:rPr>
        <w:t xml:space="preserve"> are not executed.</w:t>
      </w:r>
    </w:p>
    <w:p w14:paraId="4BBB03DB" w14:textId="77777777" w:rsidR="00723D21" w:rsidRDefault="00723D21" w:rsidP="00723D21">
      <w:pPr>
        <w:pStyle w:val="B1"/>
        <w:rPr>
          <w:lang w:eastAsia="zh-CN"/>
        </w:rPr>
      </w:pPr>
      <w:r>
        <w:rPr>
          <w:lang w:eastAsia="zh-CN"/>
        </w:rPr>
        <w:tab/>
        <w:t>In the non-roaming case, the PCF unsubscribes to analytics from NWDAF if any.</w:t>
      </w:r>
    </w:p>
    <w:p w14:paraId="608FC5A8" w14:textId="77777777" w:rsidR="00723D21" w:rsidRPr="00140E21" w:rsidRDefault="00723D21" w:rsidP="00723D21">
      <w:pPr>
        <w:pStyle w:val="B1"/>
        <w:rPr>
          <w:lang w:eastAsia="zh-CN"/>
        </w:rPr>
      </w:pPr>
      <w:r>
        <w:rPr>
          <w:lang w:eastAsia="zh-CN"/>
        </w:rPr>
        <w:t>6</w:t>
      </w:r>
      <w:r w:rsidRPr="00140E21">
        <w:rPr>
          <w:lang w:eastAsia="zh-CN"/>
        </w:rPr>
        <w:t>.</w:t>
      </w:r>
      <w:r w:rsidRPr="00140E21">
        <w:rPr>
          <w:lang w:eastAsia="zh-CN"/>
        </w:rPr>
        <w:tab/>
        <w:t>The AMF acknowledges the operation.</w:t>
      </w:r>
    </w:p>
    <w:p w14:paraId="520838AE" w14:textId="069E9F24" w:rsidR="003A02EC" w:rsidRPr="00140E21" w:rsidRDefault="00723D21" w:rsidP="00723D21">
      <w:pPr>
        <w:pStyle w:val="B1"/>
        <w:rPr>
          <w:lang w:eastAsia="zh-CN"/>
        </w:rPr>
      </w:pPr>
      <w:r>
        <w:rPr>
          <w:lang w:eastAsia="zh-CN"/>
        </w:rPr>
        <w:lastRenderedPageBreak/>
        <w:t>7</w:t>
      </w:r>
      <w:r w:rsidRPr="00140E21">
        <w:rPr>
          <w:lang w:eastAsia="zh-CN"/>
        </w:rPr>
        <w:t>.</w:t>
      </w:r>
      <w:r w:rsidRPr="00140E21">
        <w:rPr>
          <w:lang w:eastAsia="zh-CN"/>
        </w:rPr>
        <w:tab/>
        <w:t xml:space="preserve">Steps 2-5 in clause 4.16.13.1 AMF-initiated UE Policy Association Termination are performed to remove the UE Policy Association for this UE and the subscription to </w:t>
      </w:r>
      <w:r w:rsidRPr="00140E21">
        <w:t>Policy Control Request</w:t>
      </w:r>
      <w:r w:rsidRPr="00140E21">
        <w:rPr>
          <w:lang w:eastAsia="zh-CN"/>
        </w:rPr>
        <w:t xml:space="preserve"> Triggers for that UE Policy Association.</w:t>
      </w:r>
    </w:p>
    <w:p w14:paraId="654D27BE" w14:textId="77777777" w:rsidR="00C66C47" w:rsidRPr="00C66C47" w:rsidRDefault="00C66C47" w:rsidP="00C66C47">
      <w:pPr>
        <w:jc w:val="center"/>
        <w:rPr>
          <w:noProof/>
          <w:color w:val="FF0000"/>
          <w:sz w:val="40"/>
          <w:szCs w:val="40"/>
        </w:rPr>
      </w:pPr>
    </w:p>
    <w:p w14:paraId="5BFA95C3" w14:textId="790DDEAE" w:rsidR="00C66C47" w:rsidRDefault="00C66C47" w:rsidP="00C66C47">
      <w:pPr>
        <w:jc w:val="center"/>
        <w:rPr>
          <w:noProof/>
          <w:color w:val="FF0000"/>
          <w:sz w:val="40"/>
          <w:szCs w:val="40"/>
        </w:rPr>
      </w:pPr>
      <w:r w:rsidRPr="00C66C47">
        <w:rPr>
          <w:noProof/>
          <w:color w:val="FF0000"/>
          <w:sz w:val="40"/>
          <w:szCs w:val="40"/>
        </w:rPr>
        <w:t xml:space="preserve">************** </w:t>
      </w:r>
      <w:r w:rsidR="00DE4FDD">
        <w:rPr>
          <w:noProof/>
          <w:color w:val="FF0000"/>
          <w:sz w:val="40"/>
          <w:szCs w:val="40"/>
        </w:rPr>
        <w:t>End of</w:t>
      </w:r>
      <w:r w:rsidR="00DE4FDD" w:rsidRPr="00C66C47">
        <w:rPr>
          <w:noProof/>
          <w:color w:val="FF0000"/>
          <w:sz w:val="40"/>
          <w:szCs w:val="40"/>
        </w:rPr>
        <w:t xml:space="preserve"> </w:t>
      </w:r>
      <w:r w:rsidRPr="00C66C47">
        <w:rPr>
          <w:noProof/>
          <w:color w:val="FF0000"/>
          <w:sz w:val="40"/>
          <w:szCs w:val="40"/>
        </w:rPr>
        <w:t>change</w:t>
      </w:r>
      <w:r w:rsidR="00DE4FDD">
        <w:rPr>
          <w:noProof/>
          <w:color w:val="FF0000"/>
          <w:sz w:val="40"/>
          <w:szCs w:val="40"/>
        </w:rPr>
        <w:t>s</w:t>
      </w:r>
      <w:r w:rsidRPr="00C66C47">
        <w:rPr>
          <w:noProof/>
          <w:color w:val="FF0000"/>
          <w:sz w:val="40"/>
          <w:szCs w:val="40"/>
        </w:rPr>
        <w:t xml:space="preserve"> **************</w:t>
      </w:r>
    </w:p>
    <w:p w14:paraId="6B0D9A70" w14:textId="33EF335D" w:rsidR="001E41F3" w:rsidRPr="00C66C47" w:rsidRDefault="001E41F3" w:rsidP="00C66C47">
      <w:pPr>
        <w:jc w:val="center"/>
        <w:rPr>
          <w:noProof/>
          <w:color w:val="FF0000"/>
          <w:sz w:val="40"/>
          <w:szCs w:val="40"/>
        </w:rPr>
      </w:pPr>
    </w:p>
    <w:sectPr w:rsidR="001E41F3" w:rsidRPr="00C66C47" w:rsidSect="00865573">
      <w:headerReference w:type="even" r:id="rId19"/>
      <w:headerReference w:type="default" r:id="rId20"/>
      <w:headerReference w:type="first" r:id="rId21"/>
      <w:footnotePr>
        <w:numRestart w:val="eachSect"/>
      </w:footnotePr>
      <w:pgSz w:w="11907" w:h="16840" w:code="9"/>
      <w:pgMar w:top="1418" w:right="1134" w:bottom="1134" w:left="1134"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77341" w14:textId="77777777" w:rsidR="009A082A" w:rsidRDefault="009A082A">
      <w:r>
        <w:separator/>
      </w:r>
    </w:p>
  </w:endnote>
  <w:endnote w:type="continuationSeparator" w:id="0">
    <w:p w14:paraId="6B34DFB5" w14:textId="77777777" w:rsidR="009A082A" w:rsidRDefault="009A0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G Times (WN)">
    <w:altName w:val="Arial"/>
    <w:panose1 w:val="00000000000000000000"/>
    <w:charset w:val="00"/>
    <w:family w:val="roman"/>
    <w:notTrueType/>
    <w:pitch w:val="variable"/>
    <w:sig w:usb0="00000003" w:usb1="00000000" w:usb2="00000000" w:usb3="00000000" w:csb0="00000001"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S LineDraw">
    <w:altName w:val="Arial"/>
    <w:charset w:val="02"/>
    <w:family w:val="modern"/>
    <w:pitch w:val="fixed"/>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5D2EEF" w14:textId="77777777" w:rsidR="009A082A" w:rsidRDefault="009A082A">
      <w:r>
        <w:separator/>
      </w:r>
    </w:p>
  </w:footnote>
  <w:footnote w:type="continuationSeparator" w:id="0">
    <w:p w14:paraId="7E9E4153" w14:textId="77777777" w:rsidR="009A082A" w:rsidRDefault="009A0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68849" w14:textId="77777777" w:rsidR="00695808" w:rsidRDefault="00695808">
    <w:r>
      <w:t xml:space="preserve">Page </w:t>
    </w:r>
    <w:r w:rsidR="008040A8">
      <w:fldChar w:fldCharType="begin"/>
    </w:r>
    <w:r w:rsidR="00374DD4">
      <w:instrText>PAGE</w:instrText>
    </w:r>
    <w:r w:rsidR="008040A8">
      <w:fldChar w:fldCharType="separate"/>
    </w:r>
    <w:r>
      <w:rPr>
        <w:noProof/>
      </w:rPr>
      <w:t>1</w:t>
    </w:r>
    <w:r w:rsidR="008040A8">
      <w:rPr>
        <w:noProof/>
      </w:rPr>
      <w:fldChar w:fldCharType="end"/>
    </w: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3BE854" w14:textId="77777777" w:rsidR="00695808" w:rsidRDefault="00695808">
    <w:pPr>
      <w:pStyle w:val="a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6C2232" w14:textId="77777777" w:rsidR="00695808" w:rsidRDefault="00695808">
    <w:pPr>
      <w:pStyle w:val="a4"/>
      <w:tabs>
        <w:tab w:val="right" w:pos="9639"/>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38EBB7" w14:textId="77777777" w:rsidR="00695808" w:rsidRDefault="00695808">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A33A0"/>
    <w:multiLevelType w:val="hybridMultilevel"/>
    <w:tmpl w:val="140A2778"/>
    <w:lvl w:ilvl="0" w:tplc="D9648CE8">
      <w:start w:val="1"/>
      <w:numFmt w:val="decimal"/>
      <w:lvlText w:val="%1)"/>
      <w:lvlJc w:val="left"/>
      <w:pPr>
        <w:ind w:left="460" w:hanging="36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abstractNum w:abstractNumId="1" w15:restartNumberingAfterBreak="0">
    <w:nsid w:val="3F694FF1"/>
    <w:multiLevelType w:val="hybridMultilevel"/>
    <w:tmpl w:val="1D769540"/>
    <w:lvl w:ilvl="0" w:tplc="7BF87A7A">
      <w:start w:val="1"/>
      <w:numFmt w:val="decimal"/>
      <w:lvlText w:val="%1)"/>
      <w:lvlJc w:val="left"/>
      <w:pPr>
        <w:ind w:left="460" w:hanging="360"/>
      </w:pPr>
      <w:rPr>
        <w:rFonts w:hint="default"/>
      </w:rPr>
    </w:lvl>
    <w:lvl w:ilvl="1" w:tplc="04090019" w:tentative="1">
      <w:start w:val="1"/>
      <w:numFmt w:val="lowerLetter"/>
      <w:lvlText w:val="%2)"/>
      <w:lvlJc w:val="left"/>
      <w:pPr>
        <w:ind w:left="940" w:hanging="420"/>
      </w:pPr>
    </w:lvl>
    <w:lvl w:ilvl="2" w:tplc="0409001B" w:tentative="1">
      <w:start w:val="1"/>
      <w:numFmt w:val="lowerRoman"/>
      <w:lvlText w:val="%3."/>
      <w:lvlJc w:val="right"/>
      <w:pPr>
        <w:ind w:left="1360" w:hanging="420"/>
      </w:pPr>
    </w:lvl>
    <w:lvl w:ilvl="3" w:tplc="0409000F" w:tentative="1">
      <w:start w:val="1"/>
      <w:numFmt w:val="decimal"/>
      <w:lvlText w:val="%4."/>
      <w:lvlJc w:val="left"/>
      <w:pPr>
        <w:ind w:left="1780" w:hanging="420"/>
      </w:pPr>
    </w:lvl>
    <w:lvl w:ilvl="4" w:tplc="04090019" w:tentative="1">
      <w:start w:val="1"/>
      <w:numFmt w:val="lowerLetter"/>
      <w:lvlText w:val="%5)"/>
      <w:lvlJc w:val="left"/>
      <w:pPr>
        <w:ind w:left="2200" w:hanging="420"/>
      </w:pPr>
    </w:lvl>
    <w:lvl w:ilvl="5" w:tplc="0409001B" w:tentative="1">
      <w:start w:val="1"/>
      <w:numFmt w:val="lowerRoman"/>
      <w:lvlText w:val="%6."/>
      <w:lvlJc w:val="right"/>
      <w:pPr>
        <w:ind w:left="2620" w:hanging="420"/>
      </w:pPr>
    </w:lvl>
    <w:lvl w:ilvl="6" w:tplc="0409000F" w:tentative="1">
      <w:start w:val="1"/>
      <w:numFmt w:val="decimal"/>
      <w:lvlText w:val="%7."/>
      <w:lvlJc w:val="left"/>
      <w:pPr>
        <w:ind w:left="3040" w:hanging="420"/>
      </w:pPr>
    </w:lvl>
    <w:lvl w:ilvl="7" w:tplc="04090019" w:tentative="1">
      <w:start w:val="1"/>
      <w:numFmt w:val="lowerLetter"/>
      <w:lvlText w:val="%8)"/>
      <w:lvlJc w:val="left"/>
      <w:pPr>
        <w:ind w:left="3460" w:hanging="420"/>
      </w:pPr>
    </w:lvl>
    <w:lvl w:ilvl="8" w:tplc="0409001B" w:tentative="1">
      <w:start w:val="1"/>
      <w:numFmt w:val="lowerRoman"/>
      <w:lvlText w:val="%9."/>
      <w:lvlJc w:val="right"/>
      <w:pPr>
        <w:ind w:left="3880" w:hanging="420"/>
      </w:pPr>
    </w:lvl>
  </w:abstractNum>
  <w:num w:numId="1">
    <w:abstractNumId w:val="1"/>
  </w:num>
  <w:num w:numId="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Xiaomi">
    <w15:presenceInfo w15:providerId="None" w15:userId="Xiaom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intFractionalCharacterWidth/>
  <w:embedSystemFonts/>
  <w:bordersDoNotSurroundHeader/>
  <w:bordersDoNotSurroundFooter/>
  <w:hideSpellingError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284"/>
  <w:hyphenationZone w:val="425"/>
  <w:doNotHyphenateCap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D5"/>
    <w:rsid w:val="00001F96"/>
    <w:rsid w:val="00015CB2"/>
    <w:rsid w:val="00022E4A"/>
    <w:rsid w:val="00042270"/>
    <w:rsid w:val="00046D3A"/>
    <w:rsid w:val="000709D8"/>
    <w:rsid w:val="00070E09"/>
    <w:rsid w:val="0007762D"/>
    <w:rsid w:val="00086211"/>
    <w:rsid w:val="00091B42"/>
    <w:rsid w:val="00092733"/>
    <w:rsid w:val="000A6394"/>
    <w:rsid w:val="000B7FED"/>
    <w:rsid w:val="000C038A"/>
    <w:rsid w:val="000C1504"/>
    <w:rsid w:val="000C6598"/>
    <w:rsid w:val="000D3555"/>
    <w:rsid w:val="000D42D8"/>
    <w:rsid w:val="000D44B3"/>
    <w:rsid w:val="000D6FA4"/>
    <w:rsid w:val="000E09FD"/>
    <w:rsid w:val="000E1639"/>
    <w:rsid w:val="000E1BE6"/>
    <w:rsid w:val="000E3CE3"/>
    <w:rsid w:val="00100F2A"/>
    <w:rsid w:val="00103D7E"/>
    <w:rsid w:val="0010405A"/>
    <w:rsid w:val="001118F9"/>
    <w:rsid w:val="00145D43"/>
    <w:rsid w:val="00151B62"/>
    <w:rsid w:val="00192C46"/>
    <w:rsid w:val="001A08B3"/>
    <w:rsid w:val="001A7B60"/>
    <w:rsid w:val="001B52F0"/>
    <w:rsid w:val="001B7A65"/>
    <w:rsid w:val="001D01B5"/>
    <w:rsid w:val="001D3651"/>
    <w:rsid w:val="001D51D4"/>
    <w:rsid w:val="001D5E03"/>
    <w:rsid w:val="001E39E1"/>
    <w:rsid w:val="001E41F3"/>
    <w:rsid w:val="00201EAD"/>
    <w:rsid w:val="00203A49"/>
    <w:rsid w:val="00213B7F"/>
    <w:rsid w:val="00231E14"/>
    <w:rsid w:val="00234E59"/>
    <w:rsid w:val="0024679E"/>
    <w:rsid w:val="00250FA5"/>
    <w:rsid w:val="00257079"/>
    <w:rsid w:val="0026004D"/>
    <w:rsid w:val="002640DD"/>
    <w:rsid w:val="00275D12"/>
    <w:rsid w:val="00284FEB"/>
    <w:rsid w:val="002860C4"/>
    <w:rsid w:val="00290969"/>
    <w:rsid w:val="002B11C4"/>
    <w:rsid w:val="002B5741"/>
    <w:rsid w:val="002C5F39"/>
    <w:rsid w:val="002E472E"/>
    <w:rsid w:val="002F4150"/>
    <w:rsid w:val="002F4B04"/>
    <w:rsid w:val="002F672C"/>
    <w:rsid w:val="00305409"/>
    <w:rsid w:val="0032130C"/>
    <w:rsid w:val="003224C1"/>
    <w:rsid w:val="003537AE"/>
    <w:rsid w:val="003609EF"/>
    <w:rsid w:val="0036231A"/>
    <w:rsid w:val="00374DD4"/>
    <w:rsid w:val="003769C0"/>
    <w:rsid w:val="00390FDC"/>
    <w:rsid w:val="00393A35"/>
    <w:rsid w:val="003A02EC"/>
    <w:rsid w:val="003B35CD"/>
    <w:rsid w:val="003D2DAD"/>
    <w:rsid w:val="003E1A36"/>
    <w:rsid w:val="003E7F38"/>
    <w:rsid w:val="003F2CAF"/>
    <w:rsid w:val="004063C9"/>
    <w:rsid w:val="00410371"/>
    <w:rsid w:val="004242F1"/>
    <w:rsid w:val="00455885"/>
    <w:rsid w:val="00476E12"/>
    <w:rsid w:val="00480B21"/>
    <w:rsid w:val="004922B8"/>
    <w:rsid w:val="004B14D1"/>
    <w:rsid w:val="004B264B"/>
    <w:rsid w:val="004B2693"/>
    <w:rsid w:val="004B75B7"/>
    <w:rsid w:val="004E78BD"/>
    <w:rsid w:val="00512B88"/>
    <w:rsid w:val="005141D9"/>
    <w:rsid w:val="0051580D"/>
    <w:rsid w:val="005226AF"/>
    <w:rsid w:val="00524A40"/>
    <w:rsid w:val="00547111"/>
    <w:rsid w:val="00574C85"/>
    <w:rsid w:val="00592D74"/>
    <w:rsid w:val="00595056"/>
    <w:rsid w:val="005B1564"/>
    <w:rsid w:val="005B7740"/>
    <w:rsid w:val="005C65D4"/>
    <w:rsid w:val="005C72CF"/>
    <w:rsid w:val="005E2647"/>
    <w:rsid w:val="005E2C44"/>
    <w:rsid w:val="00605191"/>
    <w:rsid w:val="00621188"/>
    <w:rsid w:val="006257ED"/>
    <w:rsid w:val="006278E7"/>
    <w:rsid w:val="00634870"/>
    <w:rsid w:val="006401AA"/>
    <w:rsid w:val="00653DE4"/>
    <w:rsid w:val="00665C47"/>
    <w:rsid w:val="0067299C"/>
    <w:rsid w:val="00674C8F"/>
    <w:rsid w:val="00675C28"/>
    <w:rsid w:val="006803B3"/>
    <w:rsid w:val="00695808"/>
    <w:rsid w:val="006B46FB"/>
    <w:rsid w:val="006C2FD4"/>
    <w:rsid w:val="006C341E"/>
    <w:rsid w:val="006D587D"/>
    <w:rsid w:val="006E21FB"/>
    <w:rsid w:val="006E4543"/>
    <w:rsid w:val="006F1FB7"/>
    <w:rsid w:val="00701AAC"/>
    <w:rsid w:val="0070424D"/>
    <w:rsid w:val="00704335"/>
    <w:rsid w:val="00712B43"/>
    <w:rsid w:val="00723477"/>
    <w:rsid w:val="00723D21"/>
    <w:rsid w:val="007337B6"/>
    <w:rsid w:val="00751B96"/>
    <w:rsid w:val="00792342"/>
    <w:rsid w:val="007977A8"/>
    <w:rsid w:val="007A021E"/>
    <w:rsid w:val="007A1BEC"/>
    <w:rsid w:val="007B512A"/>
    <w:rsid w:val="007B5D2E"/>
    <w:rsid w:val="007C2097"/>
    <w:rsid w:val="007C7C3B"/>
    <w:rsid w:val="007D48AB"/>
    <w:rsid w:val="007D6A07"/>
    <w:rsid w:val="007E1853"/>
    <w:rsid w:val="007F6DFE"/>
    <w:rsid w:val="007F7259"/>
    <w:rsid w:val="008040A8"/>
    <w:rsid w:val="0082438B"/>
    <w:rsid w:val="008279FA"/>
    <w:rsid w:val="008351B0"/>
    <w:rsid w:val="00835633"/>
    <w:rsid w:val="00846557"/>
    <w:rsid w:val="0085259F"/>
    <w:rsid w:val="00853D85"/>
    <w:rsid w:val="008626E7"/>
    <w:rsid w:val="00863454"/>
    <w:rsid w:val="00865573"/>
    <w:rsid w:val="00870EE7"/>
    <w:rsid w:val="00881424"/>
    <w:rsid w:val="008863B9"/>
    <w:rsid w:val="008A297D"/>
    <w:rsid w:val="008A45A6"/>
    <w:rsid w:val="008C61A6"/>
    <w:rsid w:val="008D3CCC"/>
    <w:rsid w:val="008F3159"/>
    <w:rsid w:val="008F3789"/>
    <w:rsid w:val="008F686C"/>
    <w:rsid w:val="00913D32"/>
    <w:rsid w:val="009148DE"/>
    <w:rsid w:val="00917CE0"/>
    <w:rsid w:val="0093307E"/>
    <w:rsid w:val="00936552"/>
    <w:rsid w:val="009410AF"/>
    <w:rsid w:val="00941E30"/>
    <w:rsid w:val="009555F2"/>
    <w:rsid w:val="009777D9"/>
    <w:rsid w:val="00991B88"/>
    <w:rsid w:val="00993AF2"/>
    <w:rsid w:val="0099405E"/>
    <w:rsid w:val="00996A8B"/>
    <w:rsid w:val="009A082A"/>
    <w:rsid w:val="009A5753"/>
    <w:rsid w:val="009A579D"/>
    <w:rsid w:val="009C3E48"/>
    <w:rsid w:val="009C4C41"/>
    <w:rsid w:val="009E3297"/>
    <w:rsid w:val="009F734F"/>
    <w:rsid w:val="00A0049B"/>
    <w:rsid w:val="00A02AC8"/>
    <w:rsid w:val="00A063A9"/>
    <w:rsid w:val="00A229A7"/>
    <w:rsid w:val="00A246B6"/>
    <w:rsid w:val="00A34429"/>
    <w:rsid w:val="00A47E70"/>
    <w:rsid w:val="00A50CF0"/>
    <w:rsid w:val="00A6128D"/>
    <w:rsid w:val="00A6513C"/>
    <w:rsid w:val="00A72B5D"/>
    <w:rsid w:val="00A7671C"/>
    <w:rsid w:val="00A954A9"/>
    <w:rsid w:val="00AA090D"/>
    <w:rsid w:val="00AA2CBC"/>
    <w:rsid w:val="00AC5820"/>
    <w:rsid w:val="00AD1CD8"/>
    <w:rsid w:val="00AD5353"/>
    <w:rsid w:val="00AF361E"/>
    <w:rsid w:val="00AF77F1"/>
    <w:rsid w:val="00B03A2B"/>
    <w:rsid w:val="00B063C4"/>
    <w:rsid w:val="00B17F51"/>
    <w:rsid w:val="00B22B70"/>
    <w:rsid w:val="00B258BB"/>
    <w:rsid w:val="00B3003B"/>
    <w:rsid w:val="00B346A5"/>
    <w:rsid w:val="00B51BD5"/>
    <w:rsid w:val="00B544D5"/>
    <w:rsid w:val="00B67B97"/>
    <w:rsid w:val="00B747B6"/>
    <w:rsid w:val="00B77DFE"/>
    <w:rsid w:val="00B91F44"/>
    <w:rsid w:val="00B968C8"/>
    <w:rsid w:val="00BA0C60"/>
    <w:rsid w:val="00BA1810"/>
    <w:rsid w:val="00BA3EC5"/>
    <w:rsid w:val="00BA51D9"/>
    <w:rsid w:val="00BB5DFC"/>
    <w:rsid w:val="00BC038E"/>
    <w:rsid w:val="00BD279D"/>
    <w:rsid w:val="00BD6BB8"/>
    <w:rsid w:val="00C02B14"/>
    <w:rsid w:val="00C1077D"/>
    <w:rsid w:val="00C1179F"/>
    <w:rsid w:val="00C66BA2"/>
    <w:rsid w:val="00C66C47"/>
    <w:rsid w:val="00C76559"/>
    <w:rsid w:val="00C82E5B"/>
    <w:rsid w:val="00C870F6"/>
    <w:rsid w:val="00C95985"/>
    <w:rsid w:val="00CB2510"/>
    <w:rsid w:val="00CC5026"/>
    <w:rsid w:val="00CC68D0"/>
    <w:rsid w:val="00D02E1C"/>
    <w:rsid w:val="00D03F9A"/>
    <w:rsid w:val="00D06D51"/>
    <w:rsid w:val="00D158C7"/>
    <w:rsid w:val="00D16A6E"/>
    <w:rsid w:val="00D24991"/>
    <w:rsid w:val="00D27AFF"/>
    <w:rsid w:val="00D50255"/>
    <w:rsid w:val="00D6477D"/>
    <w:rsid w:val="00D66520"/>
    <w:rsid w:val="00D7035E"/>
    <w:rsid w:val="00D84AE9"/>
    <w:rsid w:val="00D9124E"/>
    <w:rsid w:val="00DD7469"/>
    <w:rsid w:val="00DE34CF"/>
    <w:rsid w:val="00DE4FDD"/>
    <w:rsid w:val="00E13F3D"/>
    <w:rsid w:val="00E34898"/>
    <w:rsid w:val="00E46A16"/>
    <w:rsid w:val="00E528FA"/>
    <w:rsid w:val="00EA2D14"/>
    <w:rsid w:val="00EA4AC1"/>
    <w:rsid w:val="00EB09B7"/>
    <w:rsid w:val="00EC37AC"/>
    <w:rsid w:val="00EC4AC2"/>
    <w:rsid w:val="00EE7D7C"/>
    <w:rsid w:val="00F041EA"/>
    <w:rsid w:val="00F134FA"/>
    <w:rsid w:val="00F25D98"/>
    <w:rsid w:val="00F300FB"/>
    <w:rsid w:val="00F33CE8"/>
    <w:rsid w:val="00F65481"/>
    <w:rsid w:val="00F76395"/>
    <w:rsid w:val="00FA76E6"/>
    <w:rsid w:val="00FB6386"/>
    <w:rsid w:val="00FC6B29"/>
    <w:rsid w:val="00FF7406"/>
  </w:rsids>
  <m:mathPr>
    <m:mathFont m:val="Cambria Math"/>
    <m:brkBin m:val="before"/>
    <m:brkBinSub m:val="--"/>
    <m:smallFrac m:val="0"/>
    <m:dispDef/>
    <m:lMargin m:val="0"/>
    <m:rMargin m:val="0"/>
    <m:defJc m:val="centerGroup"/>
    <m:wrapIndent m:val="1440"/>
    <m:intLim m:val="subSup"/>
    <m:naryLim m:val="undOvr"/>
  </m:mathPr>
  <w:themeFontLang w:val="fr-FR" w:eastAsia="ko-KR"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ABBB608"/>
  <w15:docId w15:val="{68FB5F3E-D95B-4A91-8347-BD7C1AE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N)" w:eastAsia="宋体" w:hAnsi="CG Times (WN)" w:cs="Times New Roman"/>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B7FED"/>
    <w:pPr>
      <w:spacing w:after="180"/>
    </w:pPr>
    <w:rPr>
      <w:rFonts w:ascii="Times New Roman" w:hAnsi="Times New Roman"/>
      <w:lang w:val="en-GB" w:eastAsia="en-US"/>
    </w:rPr>
  </w:style>
  <w:style w:type="paragraph" w:styleId="1">
    <w:name w:val="heading 1"/>
    <w:next w:val="a"/>
    <w:link w:val="10"/>
    <w:qFormat/>
    <w:rsid w:val="000B7FED"/>
    <w:pPr>
      <w:keepNext/>
      <w:keepLines/>
      <w:pBdr>
        <w:top w:val="single" w:sz="12" w:space="3" w:color="auto"/>
      </w:pBdr>
      <w:spacing w:before="240" w:after="180"/>
      <w:ind w:left="1134" w:hanging="1134"/>
      <w:outlineLvl w:val="0"/>
    </w:pPr>
    <w:rPr>
      <w:rFonts w:ascii="Arial" w:hAnsi="Arial"/>
      <w:sz w:val="36"/>
      <w:lang w:val="en-GB" w:eastAsia="en-US"/>
    </w:rPr>
  </w:style>
  <w:style w:type="paragraph" w:styleId="2">
    <w:name w:val="heading 2"/>
    <w:basedOn w:val="1"/>
    <w:next w:val="a"/>
    <w:qFormat/>
    <w:rsid w:val="000B7FED"/>
    <w:pPr>
      <w:pBdr>
        <w:top w:val="none" w:sz="0" w:space="0" w:color="auto"/>
      </w:pBdr>
      <w:spacing w:before="180"/>
      <w:outlineLvl w:val="1"/>
    </w:pPr>
    <w:rPr>
      <w:sz w:val="32"/>
    </w:rPr>
  </w:style>
  <w:style w:type="paragraph" w:styleId="3">
    <w:name w:val="heading 3"/>
    <w:basedOn w:val="2"/>
    <w:next w:val="a"/>
    <w:qFormat/>
    <w:rsid w:val="000B7FED"/>
    <w:pPr>
      <w:spacing w:before="120"/>
      <w:outlineLvl w:val="2"/>
    </w:pPr>
    <w:rPr>
      <w:sz w:val="28"/>
    </w:rPr>
  </w:style>
  <w:style w:type="paragraph" w:styleId="4">
    <w:name w:val="heading 4"/>
    <w:basedOn w:val="3"/>
    <w:next w:val="a"/>
    <w:link w:val="40"/>
    <w:qFormat/>
    <w:rsid w:val="000B7FED"/>
    <w:pPr>
      <w:ind w:left="1418" w:hanging="1418"/>
      <w:outlineLvl w:val="3"/>
    </w:pPr>
    <w:rPr>
      <w:sz w:val="24"/>
    </w:rPr>
  </w:style>
  <w:style w:type="paragraph" w:styleId="5">
    <w:name w:val="heading 5"/>
    <w:basedOn w:val="4"/>
    <w:next w:val="a"/>
    <w:qFormat/>
    <w:rsid w:val="000B7FED"/>
    <w:pPr>
      <w:ind w:left="1701" w:hanging="1701"/>
      <w:outlineLvl w:val="4"/>
    </w:pPr>
    <w:rPr>
      <w:sz w:val="22"/>
    </w:rPr>
  </w:style>
  <w:style w:type="paragraph" w:styleId="6">
    <w:name w:val="heading 6"/>
    <w:basedOn w:val="H6"/>
    <w:next w:val="a"/>
    <w:qFormat/>
    <w:rsid w:val="000B7FED"/>
    <w:pPr>
      <w:outlineLvl w:val="5"/>
    </w:pPr>
  </w:style>
  <w:style w:type="paragraph" w:styleId="7">
    <w:name w:val="heading 7"/>
    <w:basedOn w:val="H6"/>
    <w:next w:val="a"/>
    <w:qFormat/>
    <w:rsid w:val="000B7FED"/>
    <w:pPr>
      <w:outlineLvl w:val="6"/>
    </w:pPr>
  </w:style>
  <w:style w:type="paragraph" w:styleId="8">
    <w:name w:val="heading 8"/>
    <w:basedOn w:val="1"/>
    <w:next w:val="a"/>
    <w:qFormat/>
    <w:rsid w:val="000B7FED"/>
    <w:pPr>
      <w:ind w:left="0" w:firstLine="0"/>
      <w:outlineLvl w:val="7"/>
    </w:pPr>
  </w:style>
  <w:style w:type="paragraph" w:styleId="9">
    <w:name w:val="heading 9"/>
    <w:basedOn w:val="8"/>
    <w:next w:val="a"/>
    <w:qFormat/>
    <w:rsid w:val="000B7FED"/>
    <w:pPr>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8">
    <w:name w:val="toc 8"/>
    <w:basedOn w:val="TOC1"/>
    <w:semiHidden/>
    <w:rsid w:val="000B7FED"/>
    <w:pPr>
      <w:spacing w:before="180"/>
      <w:ind w:left="2693" w:hanging="2693"/>
    </w:pPr>
    <w:rPr>
      <w:b/>
    </w:rPr>
  </w:style>
  <w:style w:type="paragraph" w:styleId="TOC1">
    <w:name w:val="toc 1"/>
    <w:semiHidden/>
    <w:rsid w:val="000B7FED"/>
    <w:pPr>
      <w:keepNext/>
      <w:keepLines/>
      <w:widowControl w:val="0"/>
      <w:tabs>
        <w:tab w:val="right" w:leader="dot" w:pos="9639"/>
      </w:tabs>
      <w:spacing w:before="120"/>
      <w:ind w:left="567" w:right="425" w:hanging="567"/>
    </w:pPr>
    <w:rPr>
      <w:rFonts w:ascii="Times New Roman" w:hAnsi="Times New Roman"/>
      <w:noProof/>
      <w:sz w:val="22"/>
      <w:lang w:val="en-GB" w:eastAsia="en-US"/>
    </w:rPr>
  </w:style>
  <w:style w:type="paragraph" w:customStyle="1" w:styleId="ZT">
    <w:name w:val="ZT"/>
    <w:rsid w:val="000B7FED"/>
    <w:pPr>
      <w:framePr w:wrap="notBeside" w:hAnchor="margin" w:yAlign="center"/>
      <w:widowControl w:val="0"/>
      <w:spacing w:line="240" w:lineRule="atLeast"/>
      <w:jc w:val="right"/>
    </w:pPr>
    <w:rPr>
      <w:rFonts w:ascii="Arial" w:hAnsi="Arial"/>
      <w:b/>
      <w:sz w:val="34"/>
      <w:lang w:val="en-GB" w:eastAsia="en-US"/>
    </w:rPr>
  </w:style>
  <w:style w:type="paragraph" w:styleId="TOC5">
    <w:name w:val="toc 5"/>
    <w:basedOn w:val="TOC4"/>
    <w:semiHidden/>
    <w:rsid w:val="000B7FED"/>
    <w:pPr>
      <w:ind w:left="1701" w:hanging="1701"/>
    </w:pPr>
  </w:style>
  <w:style w:type="paragraph" w:styleId="TOC4">
    <w:name w:val="toc 4"/>
    <w:basedOn w:val="TOC3"/>
    <w:semiHidden/>
    <w:rsid w:val="000B7FED"/>
    <w:pPr>
      <w:ind w:left="1418" w:hanging="1418"/>
    </w:pPr>
  </w:style>
  <w:style w:type="paragraph" w:styleId="TOC3">
    <w:name w:val="toc 3"/>
    <w:basedOn w:val="TOC2"/>
    <w:semiHidden/>
    <w:rsid w:val="000B7FED"/>
    <w:pPr>
      <w:ind w:left="1134" w:hanging="1134"/>
    </w:pPr>
  </w:style>
  <w:style w:type="paragraph" w:styleId="TOC2">
    <w:name w:val="toc 2"/>
    <w:basedOn w:val="TOC1"/>
    <w:semiHidden/>
    <w:rsid w:val="000B7FED"/>
    <w:pPr>
      <w:keepNext w:val="0"/>
      <w:spacing w:before="0"/>
      <w:ind w:left="851" w:hanging="851"/>
    </w:pPr>
    <w:rPr>
      <w:sz w:val="20"/>
    </w:rPr>
  </w:style>
  <w:style w:type="paragraph" w:styleId="20">
    <w:name w:val="index 2"/>
    <w:basedOn w:val="11"/>
    <w:semiHidden/>
    <w:rsid w:val="000B7FED"/>
    <w:pPr>
      <w:ind w:left="284"/>
    </w:pPr>
  </w:style>
  <w:style w:type="paragraph" w:styleId="11">
    <w:name w:val="index 1"/>
    <w:basedOn w:val="a"/>
    <w:semiHidden/>
    <w:rsid w:val="000B7FED"/>
    <w:pPr>
      <w:keepLines/>
      <w:spacing w:after="0"/>
    </w:pPr>
  </w:style>
  <w:style w:type="paragraph" w:customStyle="1" w:styleId="ZH">
    <w:name w:val="ZH"/>
    <w:rsid w:val="000B7FED"/>
    <w:pPr>
      <w:framePr w:wrap="notBeside" w:vAnchor="page" w:hAnchor="margin" w:xAlign="center" w:y="6805"/>
      <w:widowControl w:val="0"/>
    </w:pPr>
    <w:rPr>
      <w:rFonts w:ascii="Arial" w:hAnsi="Arial"/>
      <w:noProof/>
      <w:lang w:val="en-GB" w:eastAsia="en-US"/>
    </w:rPr>
  </w:style>
  <w:style w:type="paragraph" w:customStyle="1" w:styleId="TT">
    <w:name w:val="TT"/>
    <w:basedOn w:val="1"/>
    <w:next w:val="a"/>
    <w:rsid w:val="000B7FED"/>
    <w:pPr>
      <w:outlineLvl w:val="9"/>
    </w:pPr>
  </w:style>
  <w:style w:type="paragraph" w:styleId="21">
    <w:name w:val="List Number 2"/>
    <w:basedOn w:val="a3"/>
    <w:rsid w:val="000B7FED"/>
    <w:pPr>
      <w:ind w:left="851"/>
    </w:pPr>
  </w:style>
  <w:style w:type="paragraph" w:styleId="a4">
    <w:name w:val="header"/>
    <w:rsid w:val="000B7FED"/>
    <w:pPr>
      <w:widowControl w:val="0"/>
    </w:pPr>
    <w:rPr>
      <w:rFonts w:ascii="Arial" w:hAnsi="Arial"/>
      <w:b/>
      <w:noProof/>
      <w:sz w:val="18"/>
      <w:lang w:val="en-GB" w:eastAsia="en-US"/>
    </w:rPr>
  </w:style>
  <w:style w:type="character" w:styleId="a5">
    <w:name w:val="footnote reference"/>
    <w:semiHidden/>
    <w:rsid w:val="000B7FED"/>
    <w:rPr>
      <w:b/>
      <w:position w:val="6"/>
      <w:sz w:val="16"/>
    </w:rPr>
  </w:style>
  <w:style w:type="paragraph" w:styleId="a6">
    <w:name w:val="footnote text"/>
    <w:basedOn w:val="a"/>
    <w:semiHidden/>
    <w:rsid w:val="000B7FED"/>
    <w:pPr>
      <w:keepLines/>
      <w:spacing w:after="0"/>
      <w:ind w:left="454" w:hanging="454"/>
    </w:pPr>
    <w:rPr>
      <w:sz w:val="16"/>
    </w:rPr>
  </w:style>
  <w:style w:type="paragraph" w:customStyle="1" w:styleId="TAH">
    <w:name w:val="TAH"/>
    <w:basedOn w:val="TAC"/>
    <w:rsid w:val="000B7FED"/>
    <w:rPr>
      <w:b/>
    </w:rPr>
  </w:style>
  <w:style w:type="paragraph" w:customStyle="1" w:styleId="TAC">
    <w:name w:val="TAC"/>
    <w:basedOn w:val="TAL"/>
    <w:rsid w:val="000B7FED"/>
    <w:pPr>
      <w:jc w:val="center"/>
    </w:pPr>
  </w:style>
  <w:style w:type="paragraph" w:customStyle="1" w:styleId="TF">
    <w:name w:val="TF"/>
    <w:basedOn w:val="TH"/>
    <w:link w:val="TFChar"/>
    <w:rsid w:val="000B7FED"/>
    <w:pPr>
      <w:keepNext w:val="0"/>
      <w:spacing w:before="0" w:after="240"/>
    </w:pPr>
  </w:style>
  <w:style w:type="paragraph" w:customStyle="1" w:styleId="NO">
    <w:name w:val="NO"/>
    <w:basedOn w:val="a"/>
    <w:link w:val="NOChar"/>
    <w:rsid w:val="000B7FED"/>
    <w:pPr>
      <w:keepLines/>
      <w:ind w:left="1135" w:hanging="851"/>
    </w:pPr>
  </w:style>
  <w:style w:type="paragraph" w:styleId="TOC9">
    <w:name w:val="toc 9"/>
    <w:basedOn w:val="TOC8"/>
    <w:semiHidden/>
    <w:rsid w:val="000B7FED"/>
    <w:pPr>
      <w:ind w:left="1418" w:hanging="1418"/>
    </w:pPr>
  </w:style>
  <w:style w:type="paragraph" w:customStyle="1" w:styleId="EX">
    <w:name w:val="EX"/>
    <w:basedOn w:val="a"/>
    <w:rsid w:val="000B7FED"/>
    <w:pPr>
      <w:keepLines/>
      <w:ind w:left="1702" w:hanging="1418"/>
    </w:pPr>
  </w:style>
  <w:style w:type="paragraph" w:customStyle="1" w:styleId="FP">
    <w:name w:val="FP"/>
    <w:basedOn w:val="a"/>
    <w:rsid w:val="000B7FED"/>
    <w:pPr>
      <w:spacing w:after="0"/>
    </w:pPr>
  </w:style>
  <w:style w:type="paragraph" w:customStyle="1" w:styleId="LD">
    <w:name w:val="LD"/>
    <w:rsid w:val="000B7FED"/>
    <w:pPr>
      <w:keepNext/>
      <w:keepLines/>
      <w:spacing w:line="180" w:lineRule="exact"/>
    </w:pPr>
    <w:rPr>
      <w:rFonts w:ascii="MS LineDraw" w:hAnsi="MS LineDraw"/>
      <w:noProof/>
      <w:lang w:val="en-GB" w:eastAsia="en-US"/>
    </w:rPr>
  </w:style>
  <w:style w:type="paragraph" w:customStyle="1" w:styleId="NW">
    <w:name w:val="NW"/>
    <w:basedOn w:val="NO"/>
    <w:rsid w:val="000B7FED"/>
    <w:pPr>
      <w:spacing w:after="0"/>
    </w:pPr>
  </w:style>
  <w:style w:type="paragraph" w:customStyle="1" w:styleId="EW">
    <w:name w:val="EW"/>
    <w:basedOn w:val="EX"/>
    <w:rsid w:val="000B7FED"/>
    <w:pPr>
      <w:spacing w:after="0"/>
    </w:pPr>
  </w:style>
  <w:style w:type="paragraph" w:styleId="TOC6">
    <w:name w:val="toc 6"/>
    <w:basedOn w:val="TOC5"/>
    <w:next w:val="a"/>
    <w:semiHidden/>
    <w:rsid w:val="000B7FED"/>
    <w:pPr>
      <w:ind w:left="1985" w:hanging="1985"/>
    </w:pPr>
  </w:style>
  <w:style w:type="paragraph" w:styleId="TOC7">
    <w:name w:val="toc 7"/>
    <w:basedOn w:val="TOC6"/>
    <w:next w:val="a"/>
    <w:semiHidden/>
    <w:rsid w:val="000B7FED"/>
    <w:pPr>
      <w:ind w:left="2268" w:hanging="2268"/>
    </w:pPr>
  </w:style>
  <w:style w:type="paragraph" w:styleId="22">
    <w:name w:val="List Bullet 2"/>
    <w:basedOn w:val="a7"/>
    <w:rsid w:val="000B7FED"/>
    <w:pPr>
      <w:ind w:left="851"/>
    </w:pPr>
  </w:style>
  <w:style w:type="paragraph" w:styleId="30">
    <w:name w:val="List Bullet 3"/>
    <w:basedOn w:val="22"/>
    <w:rsid w:val="000B7FED"/>
    <w:pPr>
      <w:ind w:left="1135"/>
    </w:pPr>
  </w:style>
  <w:style w:type="paragraph" w:styleId="a3">
    <w:name w:val="List Number"/>
    <w:basedOn w:val="a8"/>
    <w:rsid w:val="000B7FED"/>
  </w:style>
  <w:style w:type="paragraph" w:customStyle="1" w:styleId="EQ">
    <w:name w:val="EQ"/>
    <w:basedOn w:val="a"/>
    <w:next w:val="a"/>
    <w:rsid w:val="000B7FED"/>
    <w:pPr>
      <w:keepLines/>
      <w:tabs>
        <w:tab w:val="center" w:pos="4536"/>
        <w:tab w:val="right" w:pos="9072"/>
      </w:tabs>
    </w:pPr>
    <w:rPr>
      <w:noProof/>
    </w:rPr>
  </w:style>
  <w:style w:type="paragraph" w:customStyle="1" w:styleId="TH">
    <w:name w:val="TH"/>
    <w:basedOn w:val="a"/>
    <w:link w:val="THChar"/>
    <w:qFormat/>
    <w:rsid w:val="000B7FED"/>
    <w:pPr>
      <w:keepNext/>
      <w:keepLines/>
      <w:spacing w:before="60"/>
      <w:jc w:val="center"/>
    </w:pPr>
    <w:rPr>
      <w:rFonts w:ascii="Arial" w:hAnsi="Arial"/>
      <w:b/>
    </w:rPr>
  </w:style>
  <w:style w:type="paragraph" w:customStyle="1" w:styleId="NF">
    <w:name w:val="NF"/>
    <w:basedOn w:val="NO"/>
    <w:rsid w:val="000B7FED"/>
    <w:pPr>
      <w:keepNext/>
      <w:spacing w:after="0"/>
    </w:pPr>
    <w:rPr>
      <w:rFonts w:ascii="Arial" w:hAnsi="Arial"/>
      <w:sz w:val="18"/>
    </w:rPr>
  </w:style>
  <w:style w:type="paragraph" w:customStyle="1" w:styleId="PL">
    <w:name w:val="PL"/>
    <w:rsid w:val="000B7FED"/>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pPr>
    <w:rPr>
      <w:rFonts w:ascii="Courier New" w:hAnsi="Courier New"/>
      <w:noProof/>
      <w:sz w:val="16"/>
      <w:lang w:val="en-GB" w:eastAsia="en-US"/>
    </w:rPr>
  </w:style>
  <w:style w:type="paragraph" w:customStyle="1" w:styleId="TAR">
    <w:name w:val="TAR"/>
    <w:basedOn w:val="TAL"/>
    <w:rsid w:val="000B7FED"/>
    <w:pPr>
      <w:jc w:val="right"/>
    </w:pPr>
  </w:style>
  <w:style w:type="paragraph" w:customStyle="1" w:styleId="H6">
    <w:name w:val="H6"/>
    <w:basedOn w:val="5"/>
    <w:next w:val="a"/>
    <w:rsid w:val="000B7FED"/>
    <w:pPr>
      <w:ind w:left="1985" w:hanging="1985"/>
      <w:outlineLvl w:val="9"/>
    </w:pPr>
    <w:rPr>
      <w:sz w:val="20"/>
    </w:rPr>
  </w:style>
  <w:style w:type="paragraph" w:customStyle="1" w:styleId="TAN">
    <w:name w:val="TAN"/>
    <w:basedOn w:val="TAL"/>
    <w:rsid w:val="000B7FED"/>
    <w:pPr>
      <w:ind w:left="851" w:hanging="851"/>
    </w:pPr>
  </w:style>
  <w:style w:type="paragraph" w:customStyle="1" w:styleId="TAL">
    <w:name w:val="TAL"/>
    <w:basedOn w:val="a"/>
    <w:rsid w:val="000B7FED"/>
    <w:pPr>
      <w:keepNext/>
      <w:keepLines/>
      <w:spacing w:after="0"/>
    </w:pPr>
    <w:rPr>
      <w:rFonts w:ascii="Arial" w:hAnsi="Arial"/>
      <w:sz w:val="18"/>
    </w:rPr>
  </w:style>
  <w:style w:type="paragraph" w:customStyle="1" w:styleId="ZA">
    <w:name w:val="ZA"/>
    <w:rsid w:val="000B7FED"/>
    <w:pPr>
      <w:framePr w:w="10206" w:h="794" w:hRule="exact" w:wrap="notBeside" w:vAnchor="page" w:hAnchor="margin" w:y="1135"/>
      <w:widowControl w:val="0"/>
      <w:pBdr>
        <w:bottom w:val="single" w:sz="12" w:space="1" w:color="auto"/>
      </w:pBdr>
      <w:jc w:val="right"/>
    </w:pPr>
    <w:rPr>
      <w:rFonts w:ascii="Arial" w:hAnsi="Arial"/>
      <w:noProof/>
      <w:sz w:val="40"/>
      <w:lang w:val="en-GB" w:eastAsia="en-US"/>
    </w:rPr>
  </w:style>
  <w:style w:type="paragraph" w:customStyle="1" w:styleId="ZB">
    <w:name w:val="ZB"/>
    <w:rsid w:val="000B7FED"/>
    <w:pPr>
      <w:framePr w:w="10206" w:h="284" w:hRule="exact" w:wrap="notBeside" w:vAnchor="page" w:hAnchor="margin" w:y="1986"/>
      <w:widowControl w:val="0"/>
      <w:ind w:right="28"/>
      <w:jc w:val="right"/>
    </w:pPr>
    <w:rPr>
      <w:rFonts w:ascii="Arial" w:hAnsi="Arial"/>
      <w:i/>
      <w:noProof/>
      <w:lang w:val="en-GB" w:eastAsia="en-US"/>
    </w:rPr>
  </w:style>
  <w:style w:type="paragraph" w:customStyle="1" w:styleId="ZD">
    <w:name w:val="ZD"/>
    <w:rsid w:val="000B7FED"/>
    <w:pPr>
      <w:framePr w:wrap="notBeside" w:vAnchor="page" w:hAnchor="margin" w:y="15764"/>
      <w:widowControl w:val="0"/>
    </w:pPr>
    <w:rPr>
      <w:rFonts w:ascii="Arial" w:hAnsi="Arial"/>
      <w:noProof/>
      <w:sz w:val="32"/>
      <w:lang w:val="en-GB" w:eastAsia="en-US"/>
    </w:rPr>
  </w:style>
  <w:style w:type="paragraph" w:customStyle="1" w:styleId="ZU">
    <w:name w:val="ZU"/>
    <w:rsid w:val="000B7FED"/>
    <w:pPr>
      <w:framePr w:w="10206" w:wrap="notBeside" w:vAnchor="page" w:hAnchor="margin" w:y="6238"/>
      <w:widowControl w:val="0"/>
      <w:pBdr>
        <w:top w:val="single" w:sz="12" w:space="1" w:color="auto"/>
      </w:pBdr>
      <w:jc w:val="right"/>
    </w:pPr>
    <w:rPr>
      <w:rFonts w:ascii="Arial" w:hAnsi="Arial"/>
      <w:noProof/>
      <w:lang w:val="en-GB" w:eastAsia="en-US"/>
    </w:rPr>
  </w:style>
  <w:style w:type="paragraph" w:customStyle="1" w:styleId="ZV">
    <w:name w:val="ZV"/>
    <w:basedOn w:val="ZU"/>
    <w:rsid w:val="000B7FED"/>
    <w:pPr>
      <w:framePr w:wrap="notBeside" w:y="16161"/>
    </w:pPr>
  </w:style>
  <w:style w:type="character" w:customStyle="1" w:styleId="ZGSM">
    <w:name w:val="ZGSM"/>
    <w:rsid w:val="000B7FED"/>
  </w:style>
  <w:style w:type="paragraph" w:styleId="23">
    <w:name w:val="List 2"/>
    <w:basedOn w:val="a8"/>
    <w:rsid w:val="000B7FED"/>
    <w:pPr>
      <w:ind w:left="851"/>
    </w:pPr>
  </w:style>
  <w:style w:type="paragraph" w:customStyle="1" w:styleId="ZG">
    <w:name w:val="ZG"/>
    <w:rsid w:val="000B7FED"/>
    <w:pPr>
      <w:framePr w:wrap="notBeside" w:vAnchor="page" w:hAnchor="margin" w:xAlign="right" w:y="6805"/>
      <w:widowControl w:val="0"/>
      <w:jc w:val="right"/>
    </w:pPr>
    <w:rPr>
      <w:rFonts w:ascii="Arial" w:hAnsi="Arial"/>
      <w:noProof/>
      <w:lang w:val="en-GB" w:eastAsia="en-US"/>
    </w:rPr>
  </w:style>
  <w:style w:type="paragraph" w:styleId="31">
    <w:name w:val="List 3"/>
    <w:basedOn w:val="23"/>
    <w:rsid w:val="000B7FED"/>
    <w:pPr>
      <w:ind w:left="1135"/>
    </w:pPr>
  </w:style>
  <w:style w:type="paragraph" w:styleId="41">
    <w:name w:val="List 4"/>
    <w:basedOn w:val="31"/>
    <w:rsid w:val="000B7FED"/>
    <w:pPr>
      <w:ind w:left="1418"/>
    </w:pPr>
  </w:style>
  <w:style w:type="paragraph" w:styleId="50">
    <w:name w:val="List 5"/>
    <w:basedOn w:val="41"/>
    <w:rsid w:val="000B7FED"/>
    <w:pPr>
      <w:ind w:left="1702"/>
    </w:pPr>
  </w:style>
  <w:style w:type="paragraph" w:customStyle="1" w:styleId="EditorsNote">
    <w:name w:val="Editor's Note"/>
    <w:basedOn w:val="NO"/>
    <w:rsid w:val="000B7FED"/>
    <w:rPr>
      <w:color w:val="FF0000"/>
    </w:rPr>
  </w:style>
  <w:style w:type="paragraph" w:styleId="a8">
    <w:name w:val="List"/>
    <w:basedOn w:val="a"/>
    <w:rsid w:val="000B7FED"/>
    <w:pPr>
      <w:ind w:left="568" w:hanging="284"/>
    </w:pPr>
  </w:style>
  <w:style w:type="paragraph" w:styleId="a7">
    <w:name w:val="List Bullet"/>
    <w:basedOn w:val="a8"/>
    <w:rsid w:val="000B7FED"/>
  </w:style>
  <w:style w:type="paragraph" w:styleId="42">
    <w:name w:val="List Bullet 4"/>
    <w:basedOn w:val="30"/>
    <w:rsid w:val="000B7FED"/>
    <w:pPr>
      <w:ind w:left="1418"/>
    </w:pPr>
  </w:style>
  <w:style w:type="paragraph" w:styleId="51">
    <w:name w:val="List Bullet 5"/>
    <w:basedOn w:val="42"/>
    <w:rsid w:val="000B7FED"/>
    <w:pPr>
      <w:ind w:left="1702"/>
    </w:pPr>
  </w:style>
  <w:style w:type="paragraph" w:customStyle="1" w:styleId="B1">
    <w:name w:val="B1"/>
    <w:basedOn w:val="a8"/>
    <w:link w:val="B1Char"/>
    <w:rsid w:val="000B7FED"/>
  </w:style>
  <w:style w:type="paragraph" w:customStyle="1" w:styleId="B2">
    <w:name w:val="B2"/>
    <w:basedOn w:val="23"/>
    <w:link w:val="B2Char"/>
    <w:rsid w:val="000B7FED"/>
  </w:style>
  <w:style w:type="paragraph" w:customStyle="1" w:styleId="B3">
    <w:name w:val="B3"/>
    <w:basedOn w:val="31"/>
    <w:rsid w:val="000B7FED"/>
  </w:style>
  <w:style w:type="paragraph" w:customStyle="1" w:styleId="B4">
    <w:name w:val="B4"/>
    <w:basedOn w:val="41"/>
    <w:rsid w:val="000B7FED"/>
  </w:style>
  <w:style w:type="paragraph" w:customStyle="1" w:styleId="B5">
    <w:name w:val="B5"/>
    <w:basedOn w:val="50"/>
    <w:rsid w:val="000B7FED"/>
  </w:style>
  <w:style w:type="paragraph" w:styleId="a9">
    <w:name w:val="footer"/>
    <w:basedOn w:val="a4"/>
    <w:rsid w:val="000B7FED"/>
    <w:pPr>
      <w:jc w:val="center"/>
    </w:pPr>
    <w:rPr>
      <w:i/>
    </w:rPr>
  </w:style>
  <w:style w:type="paragraph" w:customStyle="1" w:styleId="ZTD">
    <w:name w:val="ZTD"/>
    <w:basedOn w:val="ZB"/>
    <w:rsid w:val="000B7FED"/>
    <w:pPr>
      <w:framePr w:hRule="auto" w:wrap="notBeside" w:y="852"/>
    </w:pPr>
    <w:rPr>
      <w:i w:val="0"/>
      <w:sz w:val="40"/>
    </w:rPr>
  </w:style>
  <w:style w:type="paragraph" w:customStyle="1" w:styleId="CRCoverPage">
    <w:name w:val="CR Cover Page"/>
    <w:rsid w:val="000B7FED"/>
    <w:pPr>
      <w:spacing w:after="120"/>
    </w:pPr>
    <w:rPr>
      <w:rFonts w:ascii="Arial" w:hAnsi="Arial"/>
      <w:lang w:val="en-GB" w:eastAsia="en-US"/>
    </w:rPr>
  </w:style>
  <w:style w:type="paragraph" w:customStyle="1" w:styleId="tdoc-header">
    <w:name w:val="tdoc-header"/>
    <w:rsid w:val="000B7FED"/>
    <w:rPr>
      <w:rFonts w:ascii="Arial" w:hAnsi="Arial"/>
      <w:noProof/>
      <w:sz w:val="24"/>
      <w:lang w:val="en-GB" w:eastAsia="en-US"/>
    </w:rPr>
  </w:style>
  <w:style w:type="character" w:styleId="aa">
    <w:name w:val="Hyperlink"/>
    <w:rsid w:val="000B7FED"/>
    <w:rPr>
      <w:color w:val="0000FF"/>
      <w:u w:val="single"/>
    </w:rPr>
  </w:style>
  <w:style w:type="character" w:styleId="ab">
    <w:name w:val="annotation reference"/>
    <w:semiHidden/>
    <w:rsid w:val="000B7FED"/>
    <w:rPr>
      <w:sz w:val="16"/>
    </w:rPr>
  </w:style>
  <w:style w:type="paragraph" w:styleId="ac">
    <w:name w:val="annotation text"/>
    <w:basedOn w:val="a"/>
    <w:semiHidden/>
    <w:rsid w:val="000B7FED"/>
  </w:style>
  <w:style w:type="character" w:styleId="ad">
    <w:name w:val="FollowedHyperlink"/>
    <w:rsid w:val="000B7FED"/>
    <w:rPr>
      <w:color w:val="800080"/>
      <w:u w:val="single"/>
    </w:rPr>
  </w:style>
  <w:style w:type="paragraph" w:styleId="ae">
    <w:name w:val="Balloon Text"/>
    <w:basedOn w:val="a"/>
    <w:semiHidden/>
    <w:rsid w:val="000B7FED"/>
    <w:rPr>
      <w:rFonts w:ascii="Tahoma" w:hAnsi="Tahoma" w:cs="Tahoma"/>
      <w:sz w:val="16"/>
      <w:szCs w:val="16"/>
    </w:rPr>
  </w:style>
  <w:style w:type="paragraph" w:styleId="af">
    <w:name w:val="annotation subject"/>
    <w:basedOn w:val="ac"/>
    <w:next w:val="ac"/>
    <w:semiHidden/>
    <w:rsid w:val="000B7FED"/>
    <w:rPr>
      <w:b/>
      <w:bCs/>
    </w:rPr>
  </w:style>
  <w:style w:type="paragraph" w:styleId="af0">
    <w:name w:val="Document Map"/>
    <w:basedOn w:val="a"/>
    <w:semiHidden/>
    <w:rsid w:val="005E2C44"/>
    <w:pPr>
      <w:shd w:val="clear" w:color="auto" w:fill="000080"/>
    </w:pPr>
    <w:rPr>
      <w:rFonts w:ascii="Tahoma" w:hAnsi="Tahoma" w:cs="Tahoma"/>
    </w:rPr>
  </w:style>
  <w:style w:type="character" w:customStyle="1" w:styleId="40">
    <w:name w:val="标题 4 字符"/>
    <w:link w:val="4"/>
    <w:rsid w:val="00B51BD5"/>
    <w:rPr>
      <w:rFonts w:ascii="Arial" w:hAnsi="Arial"/>
      <w:sz w:val="24"/>
      <w:lang w:val="en-GB" w:eastAsia="en-US"/>
    </w:rPr>
  </w:style>
  <w:style w:type="character" w:customStyle="1" w:styleId="NOChar">
    <w:name w:val="NO Char"/>
    <w:link w:val="NO"/>
    <w:qFormat/>
    <w:rsid w:val="00B51BD5"/>
    <w:rPr>
      <w:rFonts w:ascii="Times New Roman" w:hAnsi="Times New Roman"/>
      <w:lang w:val="en-GB" w:eastAsia="en-US"/>
    </w:rPr>
  </w:style>
  <w:style w:type="character" w:customStyle="1" w:styleId="B1Char">
    <w:name w:val="B1 Char"/>
    <w:link w:val="B1"/>
    <w:locked/>
    <w:rsid w:val="00B51BD5"/>
    <w:rPr>
      <w:rFonts w:ascii="Times New Roman" w:hAnsi="Times New Roman"/>
      <w:lang w:val="en-GB" w:eastAsia="en-US"/>
    </w:rPr>
  </w:style>
  <w:style w:type="character" w:customStyle="1" w:styleId="B2Char">
    <w:name w:val="B2 Char"/>
    <w:link w:val="B2"/>
    <w:rsid w:val="00B51BD5"/>
    <w:rPr>
      <w:rFonts w:ascii="Times New Roman" w:hAnsi="Times New Roman"/>
      <w:lang w:val="en-GB" w:eastAsia="en-US"/>
    </w:rPr>
  </w:style>
  <w:style w:type="paragraph" w:styleId="af1">
    <w:name w:val="Revision"/>
    <w:hidden/>
    <w:uiPriority w:val="99"/>
    <w:semiHidden/>
    <w:rsid w:val="000E09FD"/>
    <w:rPr>
      <w:rFonts w:ascii="Times New Roman" w:hAnsi="Times New Roman"/>
      <w:lang w:val="en-GB" w:eastAsia="en-US"/>
    </w:rPr>
  </w:style>
  <w:style w:type="character" w:customStyle="1" w:styleId="THChar">
    <w:name w:val="TH Char"/>
    <w:link w:val="TH"/>
    <w:qFormat/>
    <w:rsid w:val="00A6128D"/>
    <w:rPr>
      <w:rFonts w:ascii="Arial" w:hAnsi="Arial"/>
      <w:b/>
      <w:lang w:val="en-GB" w:eastAsia="en-US"/>
    </w:rPr>
  </w:style>
  <w:style w:type="character" w:customStyle="1" w:styleId="TFChar">
    <w:name w:val="TF Char"/>
    <w:link w:val="TF"/>
    <w:rsid w:val="00A6128D"/>
    <w:rPr>
      <w:rFonts w:ascii="Arial" w:hAnsi="Arial"/>
      <w:b/>
      <w:lang w:val="en-GB" w:eastAsia="en-US"/>
    </w:rPr>
  </w:style>
  <w:style w:type="character" w:customStyle="1" w:styleId="10">
    <w:name w:val="标题 1 字符"/>
    <w:link w:val="1"/>
    <w:rsid w:val="000D42D8"/>
    <w:rPr>
      <w:rFonts w:ascii="Arial" w:hAnsi="Arial"/>
      <w:sz w:val="36"/>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9575767">
      <w:bodyDiv w:val="1"/>
      <w:marLeft w:val="0"/>
      <w:marRight w:val="0"/>
      <w:marTop w:val="0"/>
      <w:marBottom w:val="0"/>
      <w:divBdr>
        <w:top w:val="none" w:sz="0" w:space="0" w:color="auto"/>
        <w:left w:val="none" w:sz="0" w:space="0" w:color="auto"/>
        <w:bottom w:val="none" w:sz="0" w:space="0" w:color="auto"/>
        <w:right w:val="none" w:sz="0" w:space="0" w:color="auto"/>
      </w:divBdr>
    </w:div>
    <w:div w:id="723717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3gpp.org/ftp/Specs/html-info/21900.htm" TargetMode="External"/><Relationship Id="rId18" Type="http://schemas.openxmlformats.org/officeDocument/2006/relationships/oleObject" Target="embeddings/oleObject2.bin"/><Relationship Id="rId3" Type="http://schemas.openxmlformats.org/officeDocument/2006/relationships/customXml" Target="../customXml/item3.xml"/><Relationship Id="rId21" Type="http://schemas.openxmlformats.org/officeDocument/2006/relationships/header" Target="header4.xml"/><Relationship Id="rId7" Type="http://schemas.openxmlformats.org/officeDocument/2006/relationships/settings" Target="settings.xml"/><Relationship Id="rId12" Type="http://schemas.openxmlformats.org/officeDocument/2006/relationships/hyperlink" Target="http://www.3gpp.org/Change-Requests" TargetMode="External"/><Relationship Id="rId17" Type="http://schemas.openxmlformats.org/officeDocument/2006/relationships/image" Target="media/image2.emf"/><Relationship Id="rId2" Type="http://schemas.openxmlformats.org/officeDocument/2006/relationships/customXml" Target="../customXml/item2.xml"/><Relationship Id="rId16" Type="http://schemas.openxmlformats.org/officeDocument/2006/relationships/oleObject" Target="embeddings/oleObject1.bin"/><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3gpp.org/3G_Specs/CRs.htm"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emf"/><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CEMBPA\OneDrive%20-%20Ericsson\Misdocumentos\SA2-2025\SA2%23166AH\S2-25xxxxx_23.502_AF%20influece%20on%20URSP%20Rules.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16D558C5159B8B4F9B176D7942557666" ma:contentTypeVersion="17" ma:contentTypeDescription="Create a new document." ma:contentTypeScope="" ma:versionID="ca66b2233faa29fbdd60db757b93c62d">
  <xsd:schema xmlns:xsd="http://www.w3.org/2001/XMLSchema" xmlns:xs="http://www.w3.org/2001/XMLSchema" xmlns:p="http://schemas.microsoft.com/office/2006/metadata/properties" xmlns:ns2="a666cf78-39a2-4718-9e3a-c97e0f2e2430" xmlns:ns3="5febc012-5c62-464f-8fa7-270037d49f7f" xmlns:ns4="d8762117-8292-4133-b1c7-eab5c6487cfd" targetNamespace="http://schemas.microsoft.com/office/2006/metadata/properties" ma:root="true" ma:fieldsID="3fe60ff44d77b51c58ab6748022f6f15" ns2:_="" ns3:_="" ns4:_="">
    <xsd:import namespace="a666cf78-39a2-4718-9e3a-c97e0f2e2430"/>
    <xsd:import namespace="5febc012-5c62-464f-8fa7-270037d49f7f"/>
    <xsd:import namespace="d8762117-8292-4133-b1c7-eab5c6487cfd"/>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4:TaxCatchAll" minOccurs="0"/>
                <xsd:element ref="ns2:MediaServiceObjectDetectorVersions" minOccurs="0"/>
                <xsd:element ref="ns2:MediaServiceGenerationTime" minOccurs="0"/>
                <xsd:element ref="ns2:MediaServiceEventHashCode" minOccurs="0"/>
                <xsd:element ref="ns2:MediaServiceSearchPropertie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66cf78-39a2-4718-9e3a-c97e0f2e2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3d31b72-c4b9-4223-ac69-1d9539891dc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CR" ma:index="23"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febc012-5c62-464f-8fa7-270037d49f7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8762117-8292-4133-b1c7-eab5c6487cfd"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6199f50-84ea-4c92-8370-5fe843a5677b}" ma:internalName="TaxCatchAll" ma:showField="CatchAllData" ma:web="5bc3bbca-6b18-421e-9b6d-b21b951c0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8762117-8292-4133-b1c7-eab5c6487cfd" xsi:nil="true"/>
    <lcf76f155ced4ddcb4097134ff3c332f xmlns="a666cf78-39a2-4718-9e3a-c97e0f2e24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36CC0AA-1B64-400D-A06D-C8F14FB603AF}">
  <ds:schemaRefs>
    <ds:schemaRef ds:uri="http://schemas.openxmlformats.org/officeDocument/2006/bibliography"/>
  </ds:schemaRefs>
</ds:datastoreItem>
</file>

<file path=customXml/itemProps2.xml><?xml version="1.0" encoding="utf-8"?>
<ds:datastoreItem xmlns:ds="http://schemas.openxmlformats.org/officeDocument/2006/customXml" ds:itemID="{EE560919-7412-47FA-9D6C-2A339BAE2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66cf78-39a2-4718-9e3a-c97e0f2e2430"/>
    <ds:schemaRef ds:uri="5febc012-5c62-464f-8fa7-270037d49f7f"/>
    <ds:schemaRef ds:uri="d8762117-8292-4133-b1c7-eab5c6487c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D0029D-875B-43E9-B5B0-D07775AFC714}">
  <ds:schemaRefs>
    <ds:schemaRef ds:uri="http://schemas.microsoft.com/sharepoint/v3/contenttype/forms"/>
  </ds:schemaRefs>
</ds:datastoreItem>
</file>

<file path=customXml/itemProps4.xml><?xml version="1.0" encoding="utf-8"?>
<ds:datastoreItem xmlns:ds="http://schemas.openxmlformats.org/officeDocument/2006/customXml" ds:itemID="{5D87F728-BBAC-4B1C-975F-CD1418679115}">
  <ds:schemaRefs>
    <ds:schemaRef ds:uri="http://schemas.microsoft.com/office/2006/metadata/properties"/>
    <ds:schemaRef ds:uri="http://schemas.microsoft.com/office/infopath/2007/PartnerControls"/>
    <ds:schemaRef ds:uri="d8762117-8292-4133-b1c7-eab5c6487cfd"/>
    <ds:schemaRef ds:uri="a666cf78-39a2-4718-9e3a-c97e0f2e2430"/>
  </ds:schemaRefs>
</ds:datastoreItem>
</file>

<file path=docMetadata/LabelInfo.xml><?xml version="1.0" encoding="utf-8"?>
<clbl:labelList xmlns:clbl="http://schemas.microsoft.com/office/2020/mipLabelMetadata">
  <clbl:label id="{92e84ceb-fbfd-47ab-be52-080c6b87953f}" enabled="0" method="" siteId="{92e84ceb-fbfd-47ab-be52-080c6b87953f}" removed="1"/>
</clbl:labelList>
</file>

<file path=docProps/app.xml><?xml version="1.0" encoding="utf-8"?>
<Properties xmlns="http://schemas.openxmlformats.org/officeDocument/2006/extended-properties" xmlns:vt="http://schemas.openxmlformats.org/officeDocument/2006/docPropsVTypes">
  <Template>S2-25xxxxx_23.502_AF influece on URSP Rules</Template>
  <TotalTime>5</TotalTime>
  <Pages>5</Pages>
  <Words>694</Words>
  <Characters>3961</Characters>
  <Application>Microsoft Office Word</Application>
  <DocSecurity>0</DocSecurity>
  <Lines>33</Lines>
  <Paragraphs>9</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MTG_TITLE</vt:lpstr>
      <vt:lpstr>MTG_TITLE</vt:lpstr>
    </vt:vector>
  </TitlesOfParts>
  <Company>3GPP Support Team</Company>
  <LinksUpToDate>false</LinksUpToDate>
  <CharactersWithSpaces>4646</CharactersWithSpaces>
  <SharedDoc>false</SharedDoc>
  <HLinks>
    <vt:vector size="18" baseType="variant">
      <vt:variant>
        <vt:i4>2031686</vt:i4>
      </vt:variant>
      <vt:variant>
        <vt:i4>6</vt:i4>
      </vt:variant>
      <vt:variant>
        <vt:i4>0</vt:i4>
      </vt:variant>
      <vt:variant>
        <vt:i4>5</vt:i4>
      </vt:variant>
      <vt:variant>
        <vt:lpwstr>http://www.3gpp.org/ftp/Specs/html-info/21900.htm</vt:lpwstr>
      </vt:variant>
      <vt:variant>
        <vt:lpwstr/>
      </vt:variant>
      <vt:variant>
        <vt:i4>6946916</vt:i4>
      </vt:variant>
      <vt:variant>
        <vt:i4>3</vt:i4>
      </vt:variant>
      <vt:variant>
        <vt:i4>0</vt:i4>
      </vt:variant>
      <vt:variant>
        <vt:i4>5</vt:i4>
      </vt:variant>
      <vt:variant>
        <vt:lpwstr>http://www.3gpp.org/Change-Requests</vt:lpwstr>
      </vt:variant>
      <vt:variant>
        <vt:lpwstr/>
      </vt:variant>
      <vt:variant>
        <vt:i4>786487</vt:i4>
      </vt:variant>
      <vt:variant>
        <vt:i4>0</vt:i4>
      </vt:variant>
      <vt:variant>
        <vt:i4>0</vt:i4>
      </vt:variant>
      <vt:variant>
        <vt:i4>5</vt:i4>
      </vt:variant>
      <vt:variant>
        <vt:lpwstr>http://www.3gpp.org/3G_Specs/CRs.htm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MTG_TITLE</dc:title>
  <dc:subject/>
  <dc:creator>r04</dc:creator>
  <cp:keywords/>
  <cp:lastModifiedBy>SA2#174</cp:lastModifiedBy>
  <cp:revision>7</cp:revision>
  <cp:lastPrinted>1899-12-31T23:00:00Z</cp:lastPrinted>
  <dcterms:created xsi:type="dcterms:W3CDTF">2026-03-23T02:03:00Z</dcterms:created>
  <dcterms:modified xsi:type="dcterms:W3CDTF">2026-03-30T06:12:00Z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SG/WGRef">
    <vt:lpwstr>&lt;TSG/WG&gt;</vt:lpwstr>
  </property>
  <property fmtid="{D5CDD505-2E9C-101B-9397-08002B2CF9AE}" pid="3" name="MtgSeq">
    <vt:lpwstr>&lt;MTG_SEQ&gt;</vt:lpwstr>
  </property>
  <property fmtid="{D5CDD505-2E9C-101B-9397-08002B2CF9AE}" pid="4" name="Location">
    <vt:lpwstr>&lt;Location&gt;</vt:lpwstr>
  </property>
  <property fmtid="{D5CDD505-2E9C-101B-9397-08002B2CF9AE}" pid="5" name="Country">
    <vt:lpwstr>&lt;Country&gt;</vt:lpwstr>
  </property>
  <property fmtid="{D5CDD505-2E9C-101B-9397-08002B2CF9AE}" pid="6" name="StartDate">
    <vt:lpwstr>&lt;Start_Date&gt;</vt:lpwstr>
  </property>
  <property fmtid="{D5CDD505-2E9C-101B-9397-08002B2CF9AE}" pid="7" name="EndDate">
    <vt:lpwstr>&lt;End_Date&gt;</vt:lpwstr>
  </property>
  <property fmtid="{D5CDD505-2E9C-101B-9397-08002B2CF9AE}" pid="8" name="Tdoc#">
    <vt:lpwstr>&lt;TDoc#&gt;</vt:lpwstr>
  </property>
  <property fmtid="{D5CDD505-2E9C-101B-9397-08002B2CF9AE}" pid="9" name="Spec#">
    <vt:lpwstr>&lt;Spec#&gt;</vt:lpwstr>
  </property>
  <property fmtid="{D5CDD505-2E9C-101B-9397-08002B2CF9AE}" pid="10" name="Cr#">
    <vt:lpwstr>&lt;CR#&gt;</vt:lpwstr>
  </property>
  <property fmtid="{D5CDD505-2E9C-101B-9397-08002B2CF9AE}" pid="11" name="Revision">
    <vt:lpwstr>&lt;Rev#&gt;</vt:lpwstr>
  </property>
  <property fmtid="{D5CDD505-2E9C-101B-9397-08002B2CF9AE}" pid="12" name="Version">
    <vt:lpwstr>&lt;Version#&gt;</vt:lpwstr>
  </property>
  <property fmtid="{D5CDD505-2E9C-101B-9397-08002B2CF9AE}" pid="13" name="SourceIfWg">
    <vt:lpwstr>&lt;Source_if_WG&gt;</vt:lpwstr>
  </property>
  <property fmtid="{D5CDD505-2E9C-101B-9397-08002B2CF9AE}" pid="14" name="SourceIfTsg">
    <vt:lpwstr>&lt;Source_if_TSG&gt;</vt:lpwstr>
  </property>
  <property fmtid="{D5CDD505-2E9C-101B-9397-08002B2CF9AE}" pid="15" name="RelatedWis">
    <vt:lpwstr>&lt;Related_WIs&gt;</vt:lpwstr>
  </property>
  <property fmtid="{D5CDD505-2E9C-101B-9397-08002B2CF9AE}" pid="16" name="Cat">
    <vt:lpwstr>&lt;Cat&gt;</vt:lpwstr>
  </property>
  <property fmtid="{D5CDD505-2E9C-101B-9397-08002B2CF9AE}" pid="17" name="ResDate">
    <vt:lpwstr>&lt;Res_date&gt;</vt:lpwstr>
  </property>
  <property fmtid="{D5CDD505-2E9C-101B-9397-08002B2CF9AE}" pid="18" name="Release">
    <vt:lpwstr>&lt;Release&gt;</vt:lpwstr>
  </property>
  <property fmtid="{D5CDD505-2E9C-101B-9397-08002B2CF9AE}" pid="19" name="CrTitle">
    <vt:lpwstr>&lt;Title&gt;</vt:lpwstr>
  </property>
  <property fmtid="{D5CDD505-2E9C-101B-9397-08002B2CF9AE}" pid="20" name="MtgTitle">
    <vt:lpwstr>&lt;MTG_TITLE&gt;</vt:lpwstr>
  </property>
  <property fmtid="{D5CDD505-2E9C-101B-9397-08002B2CF9AE}" pid="21" name="ContentTypeId">
    <vt:lpwstr>0x01010016D558C5159B8B4F9B176D7942557666</vt:lpwstr>
  </property>
  <property fmtid="{D5CDD505-2E9C-101B-9397-08002B2CF9AE}" pid="22" name="CWM3a7d63f01acd11f18000177b0000177b">
    <vt:lpwstr>CWMPMX5waEkowuGQ1NeMIgthoKKjVM00GO9K2HZFRog3p7ldXVl4hj5DOnc62CHAXuIJ7oAfS6mRlIb3QFbrgFLSw==</vt:lpwstr>
  </property>
</Properties>
</file>